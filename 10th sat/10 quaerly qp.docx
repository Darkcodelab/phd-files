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D67A9" w:rsidRPr="000A0655" w:rsidRDefault="00AD67A9" w:rsidP="00AD67A9">
      <w:pPr>
        <w:jc w:val="center"/>
        <w:rPr>
          <w:rFonts w:ascii="Bamini" w:hAnsi="Bamini"/>
          <w:b/>
          <w:sz w:val="24"/>
          <w:szCs w:val="24"/>
          <w:lang w:val="en-IN"/>
        </w:rPr>
      </w:pPr>
      <w:r w:rsidRPr="000A0655">
        <w:rPr>
          <w:rFonts w:ascii="Bamini" w:hAnsi="Bamini"/>
          <w:b/>
          <w:sz w:val="24"/>
          <w:szCs w:val="24"/>
          <w:lang w:val="en-IN"/>
        </w:rPr>
        <w:t>MjH\; Nkdpiyg; gs</w:t>
      </w:r>
      <w:proofErr w:type="gramStart"/>
      <w:r w:rsidRPr="000A0655">
        <w:rPr>
          <w:rFonts w:ascii="Bamini" w:hAnsi="Bamini"/>
          <w:b/>
          <w:sz w:val="24"/>
          <w:szCs w:val="24"/>
          <w:lang w:val="en-IN"/>
        </w:rPr>
        <w:t>;sp</w:t>
      </w:r>
      <w:proofErr w:type="gramEnd"/>
      <w:r w:rsidRPr="000A0655">
        <w:rPr>
          <w:rFonts w:ascii="Bamini" w:hAnsi="Bamini"/>
          <w:b/>
          <w:sz w:val="24"/>
          <w:szCs w:val="24"/>
          <w:lang w:val="en-IN"/>
        </w:rPr>
        <w:t xml:space="preserve"> </w:t>
      </w:r>
      <w:r w:rsidRPr="000A0655">
        <w:rPr>
          <w:rFonts w:ascii="Arial" w:hAnsi="Arial" w:cs="Arial"/>
          <w:b/>
          <w:sz w:val="24"/>
          <w:szCs w:val="24"/>
          <w:lang w:val="en-IN"/>
        </w:rPr>
        <w:t>–</w:t>
      </w:r>
      <w:r w:rsidRPr="000A0655">
        <w:rPr>
          <w:rFonts w:ascii="Bamini" w:hAnsi="Bamini"/>
          <w:b/>
          <w:sz w:val="24"/>
          <w:szCs w:val="24"/>
          <w:lang w:val="en-IN"/>
        </w:rPr>
        <w:t xml:space="preserve"> nghd;Ndhp</w:t>
      </w:r>
    </w:p>
    <w:p w:rsidR="00AD67A9" w:rsidRPr="000A0655" w:rsidRDefault="00AD67A9" w:rsidP="00AD67A9">
      <w:pPr>
        <w:jc w:val="center"/>
        <w:rPr>
          <w:rFonts w:ascii="Bamini" w:hAnsi="Bamini"/>
          <w:b/>
          <w:sz w:val="24"/>
          <w:szCs w:val="24"/>
          <w:lang w:val="en-IN"/>
        </w:rPr>
      </w:pPr>
      <w:proofErr w:type="gramStart"/>
      <w:r>
        <w:rPr>
          <w:rFonts w:ascii="Bamini" w:hAnsi="Bamini"/>
          <w:b/>
          <w:sz w:val="24"/>
          <w:szCs w:val="24"/>
          <w:lang w:val="en-IN"/>
        </w:rPr>
        <w:t>miuah</w:t>
      </w:r>
      <w:r w:rsidRPr="000A0655">
        <w:rPr>
          <w:rFonts w:ascii="Bamini" w:hAnsi="Bamini"/>
          <w:b/>
          <w:sz w:val="24"/>
          <w:szCs w:val="24"/>
          <w:lang w:val="en-IN"/>
        </w:rPr>
        <w:t>z;</w:t>
      </w:r>
      <w:proofErr w:type="gramEnd"/>
      <w:r w:rsidRPr="000A0655">
        <w:rPr>
          <w:rFonts w:ascii="Bamini" w:hAnsi="Bamini"/>
          <w:b/>
          <w:sz w:val="24"/>
          <w:szCs w:val="24"/>
          <w:lang w:val="en-IN"/>
        </w:rPr>
        <w:t xml:space="preserve">Lj; </w:t>
      </w:r>
      <w:r w:rsidRPr="000A0655">
        <w:rPr>
          <w:rFonts w:ascii="Bamini" w:hAnsi="Bamini"/>
          <w:b/>
          <w:sz w:val="24"/>
          <w:szCs w:val="24"/>
          <w:lang w:val="en-IN"/>
        </w:rPr>
        <w:softHyphen/>
      </w:r>
      <w:r w:rsidRPr="000A0655">
        <w:rPr>
          <w:rFonts w:ascii="Bamini" w:hAnsi="Bamini"/>
          <w:b/>
          <w:sz w:val="24"/>
          <w:szCs w:val="24"/>
          <w:lang w:val="en-IN"/>
        </w:rPr>
        <w:softHyphen/>
        <w:t xml:space="preserve">NjHT </w:t>
      </w:r>
      <w:r w:rsidRPr="000A0655">
        <w:rPr>
          <w:rFonts w:ascii="Arial" w:hAnsi="Arial" w:cs="Arial"/>
          <w:b/>
          <w:sz w:val="24"/>
          <w:szCs w:val="24"/>
          <w:lang w:val="en-IN"/>
        </w:rPr>
        <w:t>–</w:t>
      </w:r>
      <w:r w:rsidRPr="000A0655">
        <w:rPr>
          <w:rFonts w:ascii="Bamini" w:hAnsi="Bamini"/>
          <w:b/>
          <w:sz w:val="24"/>
          <w:szCs w:val="24"/>
          <w:lang w:val="en-IN"/>
        </w:rPr>
        <w:t xml:space="preserve"> 2020</w:t>
      </w:r>
      <w:r>
        <w:rPr>
          <w:rFonts w:ascii="Bamini" w:hAnsi="Bamini"/>
          <w:b/>
          <w:sz w:val="24"/>
          <w:szCs w:val="24"/>
          <w:lang w:val="en-IN"/>
        </w:rPr>
        <w:t xml:space="preserve"> - 21</w:t>
      </w:r>
    </w:p>
    <w:p w:rsidR="00AD67A9" w:rsidRPr="000A0655" w:rsidRDefault="00F06B42" w:rsidP="00AD67A9">
      <w:pPr>
        <w:rPr>
          <w:rFonts w:ascii="Bamini" w:hAnsi="Bamini"/>
          <w:b/>
          <w:sz w:val="24"/>
          <w:szCs w:val="24"/>
          <w:lang w:val="en-IN"/>
        </w:rPr>
      </w:pPr>
      <w:proofErr w:type="gramStart"/>
      <w:r>
        <w:rPr>
          <w:rFonts w:ascii="Bamini" w:hAnsi="Bamini"/>
          <w:b/>
          <w:sz w:val="24"/>
          <w:szCs w:val="24"/>
          <w:lang w:val="en-IN"/>
        </w:rPr>
        <w:t>ghlk</w:t>
      </w:r>
      <w:proofErr w:type="gramEnd"/>
      <w:r>
        <w:rPr>
          <w:rFonts w:ascii="Bamini" w:hAnsi="Bamini"/>
          <w:b/>
          <w:sz w:val="24"/>
          <w:szCs w:val="24"/>
          <w:lang w:val="en-IN"/>
        </w:rPr>
        <w:t>; - jkpo;</w:t>
      </w:r>
      <w:r>
        <w:rPr>
          <w:rFonts w:ascii="Bamini" w:hAnsi="Bamini"/>
          <w:b/>
          <w:sz w:val="24"/>
          <w:szCs w:val="24"/>
          <w:lang w:val="en-IN"/>
        </w:rPr>
        <w:tab/>
      </w:r>
      <w:r>
        <w:rPr>
          <w:rFonts w:ascii="Bamini" w:hAnsi="Bamini"/>
          <w:b/>
          <w:sz w:val="24"/>
          <w:szCs w:val="24"/>
          <w:lang w:val="en-IN"/>
        </w:rPr>
        <w:tab/>
      </w:r>
      <w:r>
        <w:rPr>
          <w:rFonts w:ascii="Bamini" w:hAnsi="Bamini"/>
          <w:b/>
          <w:sz w:val="24"/>
          <w:szCs w:val="24"/>
          <w:lang w:val="en-IN"/>
        </w:rPr>
        <w:tab/>
      </w:r>
      <w:r w:rsidR="00AD67A9" w:rsidRPr="000A0655">
        <w:rPr>
          <w:rFonts w:ascii="Bamini" w:hAnsi="Bamini"/>
          <w:b/>
          <w:sz w:val="24"/>
          <w:szCs w:val="24"/>
          <w:lang w:val="en-IN"/>
        </w:rPr>
        <w:tab/>
      </w:r>
      <w:r>
        <w:rPr>
          <w:rFonts w:ascii="Bamini" w:hAnsi="Bamini"/>
          <w:b/>
          <w:sz w:val="24"/>
          <w:szCs w:val="24"/>
          <w:lang w:val="en-IN"/>
        </w:rPr>
        <w:t>tpilf;Fwpg;G</w:t>
      </w:r>
      <w:r w:rsidR="00AD67A9" w:rsidRPr="000A0655">
        <w:rPr>
          <w:rFonts w:ascii="Bamini" w:hAnsi="Bamini"/>
          <w:b/>
          <w:sz w:val="24"/>
          <w:szCs w:val="24"/>
          <w:lang w:val="en-IN"/>
        </w:rPr>
        <w:tab/>
      </w:r>
      <w:r w:rsidR="00AD67A9" w:rsidRPr="000A0655">
        <w:rPr>
          <w:rFonts w:ascii="Bamini" w:hAnsi="Bamini"/>
          <w:b/>
          <w:sz w:val="24"/>
          <w:szCs w:val="24"/>
          <w:lang w:val="en-IN"/>
        </w:rPr>
        <w:tab/>
      </w:r>
      <w:r w:rsidR="00AD67A9" w:rsidRPr="000A0655">
        <w:rPr>
          <w:rFonts w:ascii="Bamini" w:hAnsi="Bamini"/>
          <w:b/>
          <w:sz w:val="24"/>
          <w:szCs w:val="24"/>
          <w:lang w:val="en-IN"/>
        </w:rPr>
        <w:tab/>
      </w:r>
      <w:r w:rsidR="00AD67A9" w:rsidRPr="000A0655">
        <w:rPr>
          <w:rFonts w:ascii="Bamini" w:hAnsi="Bamini"/>
          <w:b/>
          <w:sz w:val="24"/>
          <w:szCs w:val="24"/>
          <w:lang w:val="en-IN"/>
        </w:rPr>
        <w:tab/>
        <w:t>kjpg;ngz;fs; - 100</w:t>
      </w:r>
    </w:p>
    <w:p w:rsidR="00AD67A9" w:rsidRPr="000A0655" w:rsidRDefault="00AD67A9" w:rsidP="00AD67A9">
      <w:pPr>
        <w:rPr>
          <w:rFonts w:ascii="Bamini" w:hAnsi="Bamini"/>
          <w:b/>
          <w:sz w:val="24"/>
          <w:szCs w:val="24"/>
          <w:lang w:val="en-IN"/>
        </w:rPr>
      </w:pPr>
      <w:proofErr w:type="gramStart"/>
      <w:r w:rsidRPr="000A0655">
        <w:rPr>
          <w:rFonts w:ascii="Bamini" w:hAnsi="Bamini"/>
          <w:b/>
          <w:sz w:val="24"/>
          <w:szCs w:val="24"/>
          <w:lang w:val="en-IN"/>
        </w:rPr>
        <w:t>tFg;</w:t>
      </w:r>
      <w:proofErr w:type="gramEnd"/>
      <w:r w:rsidRPr="000A0655">
        <w:rPr>
          <w:rFonts w:ascii="Bamini" w:hAnsi="Bamini"/>
          <w:b/>
          <w:sz w:val="24"/>
          <w:szCs w:val="24"/>
          <w:lang w:val="en-IN"/>
        </w:rPr>
        <w:t xml:space="preserve">G </w:t>
      </w:r>
      <w:r w:rsidRPr="000A0655">
        <w:rPr>
          <w:rFonts w:ascii="Arial" w:hAnsi="Arial" w:cs="Arial"/>
          <w:b/>
          <w:sz w:val="24"/>
          <w:szCs w:val="24"/>
          <w:lang w:val="en-IN"/>
        </w:rPr>
        <w:t>–</w:t>
      </w:r>
      <w:r>
        <w:rPr>
          <w:rFonts w:ascii="Bamini" w:hAnsi="Bamini"/>
          <w:b/>
          <w:sz w:val="24"/>
          <w:szCs w:val="24"/>
          <w:lang w:val="en-IN"/>
        </w:rPr>
        <w:t xml:space="preserve"> 10</w:t>
      </w:r>
      <w:r w:rsidR="00F06B42">
        <w:rPr>
          <w:rFonts w:ascii="Bamini" w:hAnsi="Bamini"/>
          <w:b/>
          <w:sz w:val="24"/>
          <w:szCs w:val="24"/>
          <w:lang w:val="en-IN"/>
        </w:rPr>
        <w:tab/>
      </w:r>
      <w:r w:rsidR="00F06B42">
        <w:rPr>
          <w:rFonts w:ascii="Bamini" w:hAnsi="Bamini"/>
          <w:b/>
          <w:sz w:val="24"/>
          <w:szCs w:val="24"/>
          <w:lang w:val="en-IN"/>
        </w:rPr>
        <w:tab/>
      </w:r>
      <w:r w:rsidR="00F06B42">
        <w:rPr>
          <w:rFonts w:ascii="Bamini" w:hAnsi="Bamini"/>
          <w:b/>
          <w:sz w:val="24"/>
          <w:szCs w:val="24"/>
          <w:lang w:val="en-IN"/>
        </w:rPr>
        <w:tab/>
      </w:r>
      <w:r w:rsidR="00F06B42">
        <w:rPr>
          <w:rFonts w:ascii="Bamini" w:hAnsi="Bamini"/>
          <w:b/>
          <w:sz w:val="24"/>
          <w:szCs w:val="24"/>
          <w:lang w:val="en-IN"/>
        </w:rPr>
        <w:tab/>
      </w:r>
      <w:r w:rsidR="00F06B42">
        <w:rPr>
          <w:rFonts w:ascii="Bamini" w:hAnsi="Bamini"/>
          <w:b/>
          <w:sz w:val="24"/>
          <w:szCs w:val="24"/>
          <w:lang w:val="en-IN"/>
        </w:rPr>
        <w:tab/>
      </w:r>
      <w:r w:rsidR="00F06B42">
        <w:rPr>
          <w:rFonts w:ascii="Bamini" w:hAnsi="Bamini"/>
          <w:b/>
          <w:sz w:val="24"/>
          <w:szCs w:val="24"/>
          <w:lang w:val="en-IN"/>
        </w:rPr>
        <w:tab/>
      </w:r>
      <w:r w:rsidR="00F06B42">
        <w:rPr>
          <w:rFonts w:ascii="Bamini" w:hAnsi="Bamini"/>
          <w:b/>
          <w:sz w:val="24"/>
          <w:szCs w:val="24"/>
          <w:lang w:val="en-IN"/>
        </w:rPr>
        <w:tab/>
      </w:r>
      <w:r w:rsidR="00F06B42">
        <w:rPr>
          <w:rFonts w:ascii="Bamini" w:hAnsi="Bamini"/>
          <w:b/>
          <w:sz w:val="24"/>
          <w:szCs w:val="24"/>
          <w:lang w:val="en-IN"/>
        </w:rPr>
        <w:tab/>
      </w:r>
      <w:r w:rsidR="00F06B42">
        <w:rPr>
          <w:rFonts w:ascii="Bamini" w:hAnsi="Bamini"/>
          <w:b/>
          <w:sz w:val="24"/>
          <w:szCs w:val="24"/>
          <w:lang w:val="en-IN"/>
        </w:rPr>
        <w:tab/>
      </w:r>
    </w:p>
    <w:p w:rsidR="00AD67A9" w:rsidRPr="000A0655" w:rsidRDefault="00AD67A9" w:rsidP="00AD67A9">
      <w:pPr>
        <w:jc w:val="center"/>
        <w:rPr>
          <w:rFonts w:ascii="Bamini" w:hAnsi="Bamini"/>
          <w:b/>
          <w:sz w:val="24"/>
          <w:szCs w:val="24"/>
          <w:lang w:val="en-IN"/>
        </w:rPr>
      </w:pPr>
      <w:proofErr w:type="gramStart"/>
      <w:r w:rsidRPr="000A0655">
        <w:rPr>
          <w:rFonts w:ascii="Bamini" w:hAnsi="Bamini"/>
          <w:b/>
          <w:sz w:val="24"/>
          <w:szCs w:val="24"/>
          <w:lang w:val="en-IN"/>
        </w:rPr>
        <w:t>gFjp</w:t>
      </w:r>
      <w:proofErr w:type="gramEnd"/>
      <w:r w:rsidRPr="000A0655">
        <w:rPr>
          <w:rFonts w:ascii="Bamini" w:hAnsi="Bamini"/>
          <w:b/>
          <w:sz w:val="24"/>
          <w:szCs w:val="24"/>
          <w:lang w:val="en-IN"/>
        </w:rPr>
        <w:t xml:space="preserve"> </w:t>
      </w:r>
      <w:r w:rsidRPr="000A0655">
        <w:rPr>
          <w:rFonts w:ascii="Arial" w:hAnsi="Arial" w:cs="Arial"/>
          <w:b/>
          <w:sz w:val="24"/>
          <w:szCs w:val="24"/>
          <w:lang w:val="en-IN"/>
        </w:rPr>
        <w:t>–</w:t>
      </w:r>
      <w:r w:rsidRPr="000A0655">
        <w:rPr>
          <w:rFonts w:ascii="Bamini" w:hAnsi="Bamini"/>
          <w:b/>
          <w:sz w:val="24"/>
          <w:szCs w:val="24"/>
          <w:lang w:val="en-IN"/>
        </w:rPr>
        <w:t xml:space="preserve"> 1</w:t>
      </w:r>
    </w:p>
    <w:p w:rsidR="00AD67A9" w:rsidRPr="000A0655" w:rsidRDefault="00AD67A9" w:rsidP="00AD67A9">
      <w:pPr>
        <w:rPr>
          <w:rFonts w:ascii="Bamini" w:hAnsi="Bamini"/>
          <w:b/>
          <w:sz w:val="24"/>
          <w:szCs w:val="24"/>
          <w:lang w:val="en-IN"/>
        </w:rPr>
      </w:pPr>
      <w:r w:rsidRPr="000A0655">
        <w:rPr>
          <w:rFonts w:ascii="Bamini" w:hAnsi="Bamini"/>
          <w:b/>
          <w:sz w:val="24"/>
          <w:szCs w:val="24"/>
          <w:lang w:val="en-IN"/>
        </w:rPr>
        <w:t xml:space="preserve">m) </w:t>
      </w:r>
      <w:proofErr w:type="gramStart"/>
      <w:r w:rsidRPr="000A0655">
        <w:rPr>
          <w:rFonts w:ascii="Bamini" w:hAnsi="Bamini"/>
          <w:b/>
          <w:sz w:val="24"/>
          <w:szCs w:val="24"/>
          <w:lang w:val="en-IN"/>
        </w:rPr>
        <w:t>rhpahd</w:t>
      </w:r>
      <w:proofErr w:type="gramEnd"/>
      <w:r w:rsidRPr="000A0655">
        <w:rPr>
          <w:rFonts w:ascii="Bamini" w:hAnsi="Bamini"/>
          <w:b/>
          <w:sz w:val="24"/>
          <w:szCs w:val="24"/>
          <w:lang w:val="en-IN"/>
        </w:rPr>
        <w:t xml:space="preserve"> tpiliaj; NjHe;njLj;J vOJf. </w:t>
      </w:r>
      <w:r w:rsidRPr="000A0655">
        <w:rPr>
          <w:rFonts w:ascii="Bamini" w:hAnsi="Bamini"/>
          <w:b/>
          <w:sz w:val="24"/>
          <w:szCs w:val="24"/>
          <w:lang w:val="en-IN"/>
        </w:rPr>
        <w:tab/>
      </w:r>
      <w:r w:rsidRPr="000A0655">
        <w:rPr>
          <w:rFonts w:ascii="Bamini" w:hAnsi="Bamini"/>
          <w:b/>
          <w:sz w:val="24"/>
          <w:szCs w:val="24"/>
          <w:lang w:val="en-IN"/>
        </w:rPr>
        <w:tab/>
      </w:r>
      <w:r w:rsidRPr="000A0655">
        <w:rPr>
          <w:rFonts w:ascii="Bamini" w:hAnsi="Bamini"/>
          <w:b/>
          <w:sz w:val="24"/>
          <w:szCs w:val="24"/>
          <w:lang w:val="en-IN"/>
        </w:rPr>
        <w:tab/>
      </w:r>
      <w:r w:rsidRPr="000A0655">
        <w:rPr>
          <w:rFonts w:ascii="Bamini" w:hAnsi="Bamini"/>
          <w:b/>
          <w:sz w:val="24"/>
          <w:szCs w:val="24"/>
          <w:lang w:val="en-IN"/>
        </w:rPr>
        <w:tab/>
      </w:r>
      <w:r w:rsidRPr="000A0655">
        <w:rPr>
          <w:rFonts w:ascii="Bamini" w:hAnsi="Bamini"/>
          <w:b/>
          <w:sz w:val="24"/>
          <w:szCs w:val="24"/>
          <w:lang w:val="en-IN"/>
        </w:rPr>
        <w:tab/>
        <w:t xml:space="preserve">15 </w:t>
      </w:r>
      <w:r w:rsidRPr="000A0655">
        <w:rPr>
          <w:b/>
          <w:sz w:val="24"/>
          <w:szCs w:val="24"/>
          <w:lang w:val="en-IN"/>
        </w:rPr>
        <w:t>X</w:t>
      </w:r>
      <w:r w:rsidRPr="000A0655">
        <w:rPr>
          <w:rFonts w:ascii="Bamini" w:hAnsi="Bamini"/>
          <w:b/>
          <w:sz w:val="24"/>
          <w:szCs w:val="24"/>
          <w:lang w:val="en-IN"/>
        </w:rPr>
        <w:t>1</w:t>
      </w:r>
      <w:r w:rsidRPr="000A0655">
        <w:rPr>
          <w:b/>
          <w:sz w:val="24"/>
          <w:szCs w:val="24"/>
          <w:lang w:val="en-IN"/>
        </w:rPr>
        <w:t xml:space="preserve"> =</w:t>
      </w:r>
      <w:r w:rsidRPr="000A0655">
        <w:rPr>
          <w:rFonts w:ascii="Bamini" w:hAnsi="Bamini"/>
          <w:b/>
          <w:sz w:val="24"/>
          <w:szCs w:val="24"/>
          <w:lang w:val="en-IN"/>
        </w:rPr>
        <w:t xml:space="preserve"> 15</w:t>
      </w:r>
      <w:r w:rsidRPr="000A0655">
        <w:rPr>
          <w:rFonts w:ascii="Bamini" w:hAnsi="Bamini"/>
          <w:b/>
          <w:sz w:val="24"/>
          <w:szCs w:val="24"/>
          <w:lang w:val="en-IN"/>
        </w:rPr>
        <w:tab/>
      </w:r>
    </w:p>
    <w:p w:rsidR="00AD67A9" w:rsidRDefault="00F06B42" w:rsidP="00AD67A9">
      <w:pPr>
        <w:rPr>
          <w:rFonts w:ascii="Bamini" w:hAnsi="Bamini"/>
          <w:sz w:val="24"/>
          <w:szCs w:val="24"/>
          <w:lang w:val="en-IN"/>
        </w:rPr>
      </w:pPr>
      <w:r>
        <w:rPr>
          <w:rFonts w:ascii="Bamini" w:hAnsi="Bamini"/>
          <w:sz w:val="24"/>
          <w:szCs w:val="24"/>
          <w:lang w:val="en-IN"/>
        </w:rPr>
        <w:t>1.</w:t>
      </w:r>
      <w:r w:rsidR="00AD67A9">
        <w:rPr>
          <w:rFonts w:ascii="Bamini" w:hAnsi="Bamini"/>
          <w:sz w:val="24"/>
          <w:szCs w:val="24"/>
          <w:lang w:val="en-IN"/>
        </w:rPr>
        <w:t xml:space="preserve"> &lt;) newpNahL epd</w:t>
      </w:r>
      <w:proofErr w:type="gramStart"/>
      <w:r w:rsidR="00AD67A9">
        <w:rPr>
          <w:rFonts w:ascii="Bamini" w:hAnsi="Bamini"/>
          <w:sz w:val="24"/>
          <w:szCs w:val="24"/>
          <w:lang w:val="en-IN"/>
        </w:rPr>
        <w:t>;W</w:t>
      </w:r>
      <w:proofErr w:type="gramEnd"/>
      <w:r w:rsidR="00AD67A9">
        <w:rPr>
          <w:rFonts w:ascii="Bamini" w:hAnsi="Bamini"/>
          <w:sz w:val="24"/>
          <w:szCs w:val="24"/>
          <w:lang w:val="en-IN"/>
        </w:rPr>
        <w:t xml:space="preserve"> fhty; fhg;gtH</w:t>
      </w:r>
    </w:p>
    <w:p w:rsidR="00AD67A9" w:rsidRDefault="00AD67A9" w:rsidP="00AD67A9">
      <w:pPr>
        <w:rPr>
          <w:rFonts w:ascii="Bamini" w:hAnsi="Bamini"/>
          <w:sz w:val="24"/>
          <w:szCs w:val="24"/>
          <w:lang w:val="en-IN"/>
        </w:rPr>
      </w:pPr>
      <w:proofErr w:type="gramStart"/>
      <w:r>
        <w:rPr>
          <w:rFonts w:ascii="Bamini" w:hAnsi="Bamini"/>
          <w:sz w:val="24"/>
          <w:szCs w:val="24"/>
          <w:lang w:val="en-IN"/>
        </w:rPr>
        <w:t>2.</w:t>
      </w:r>
      <w:r w:rsidR="00F06B42">
        <w:rPr>
          <w:rFonts w:ascii="Bamini" w:hAnsi="Bamini"/>
          <w:sz w:val="24"/>
          <w:szCs w:val="24"/>
          <w:lang w:val="en-IN"/>
        </w:rPr>
        <w:t xml:space="preserve"> </w:t>
      </w:r>
      <w:r>
        <w:rPr>
          <w:rFonts w:ascii="Bamini" w:hAnsi="Bamini"/>
          <w:sz w:val="24"/>
          <w:szCs w:val="24"/>
          <w:lang w:val="en-IN"/>
        </w:rPr>
        <w:t>,</w:t>
      </w:r>
      <w:proofErr w:type="gramEnd"/>
      <w:r>
        <w:rPr>
          <w:rFonts w:ascii="Bamini" w:hAnsi="Bamini"/>
          <w:sz w:val="24"/>
          <w:szCs w:val="24"/>
          <w:lang w:val="en-IN"/>
        </w:rPr>
        <w:t>) FwpQ;rp&gt; kUjk;&gt; nea;jy; epyq;fs;</w:t>
      </w:r>
      <w:r>
        <w:rPr>
          <w:rFonts w:ascii="Bamini" w:hAnsi="Bamini"/>
          <w:sz w:val="24"/>
          <w:szCs w:val="24"/>
          <w:lang w:val="en-IN"/>
        </w:rPr>
        <w:tab/>
      </w:r>
      <w:r>
        <w:rPr>
          <w:rFonts w:ascii="Bamini" w:hAnsi="Bamini"/>
          <w:sz w:val="24"/>
          <w:szCs w:val="24"/>
          <w:lang w:val="en-IN"/>
        </w:rPr>
        <w:tab/>
      </w:r>
    </w:p>
    <w:p w:rsidR="00AD67A9" w:rsidRDefault="00AD67A9" w:rsidP="00AD67A9">
      <w:pPr>
        <w:rPr>
          <w:rFonts w:ascii="Bamini" w:hAnsi="Bamini"/>
          <w:sz w:val="24"/>
          <w:szCs w:val="24"/>
          <w:lang w:val="en-IN"/>
        </w:rPr>
      </w:pPr>
      <w:r>
        <w:rPr>
          <w:rFonts w:ascii="Bamini" w:hAnsi="Bamini"/>
          <w:sz w:val="24"/>
          <w:szCs w:val="24"/>
          <w:lang w:val="en-IN"/>
        </w:rPr>
        <w:t>3.</w:t>
      </w:r>
      <w:r w:rsidR="00F06B42">
        <w:rPr>
          <w:rFonts w:ascii="Bamini" w:hAnsi="Bamini"/>
          <w:sz w:val="24"/>
          <w:szCs w:val="24"/>
          <w:lang w:val="en-IN"/>
        </w:rPr>
        <w:t xml:space="preserve"> </w:t>
      </w:r>
      <w:r w:rsidR="00F96582">
        <w:rPr>
          <w:rFonts w:ascii="Bamini" w:hAnsi="Bamini"/>
          <w:sz w:val="24"/>
          <w:szCs w:val="24"/>
          <w:lang w:val="en-IN"/>
        </w:rPr>
        <w:t>&lt;) fufhl</w:t>
      </w:r>
      <w:proofErr w:type="gramStart"/>
      <w:r w:rsidR="00F96582">
        <w:rPr>
          <w:rFonts w:ascii="Bamini" w:hAnsi="Bamini"/>
          <w:sz w:val="24"/>
          <w:szCs w:val="24"/>
          <w:lang w:val="en-IN"/>
        </w:rPr>
        <w:t>;lj</w:t>
      </w:r>
      <w:proofErr w:type="gramEnd"/>
      <w:r w:rsidR="00F96582">
        <w:rPr>
          <w:rFonts w:ascii="Bamini" w:hAnsi="Bamini"/>
          <w:sz w:val="24"/>
          <w:szCs w:val="24"/>
          <w:lang w:val="en-IN"/>
        </w:rPr>
        <w:t>;jpd; NtW ngaHfs; ahit?</w:t>
      </w:r>
    </w:p>
    <w:p w:rsidR="00F96582" w:rsidRDefault="00F96582" w:rsidP="00F96582">
      <w:pPr>
        <w:rPr>
          <w:rFonts w:ascii="Bamini" w:hAnsi="Bamini"/>
          <w:sz w:val="24"/>
          <w:szCs w:val="24"/>
          <w:lang w:val="en-IN"/>
        </w:rPr>
      </w:pPr>
      <w:proofErr w:type="gramStart"/>
      <w:r>
        <w:rPr>
          <w:rFonts w:ascii="Bamini" w:hAnsi="Bamini"/>
          <w:sz w:val="24"/>
          <w:szCs w:val="24"/>
          <w:lang w:val="en-IN"/>
        </w:rPr>
        <w:t>4.</w:t>
      </w:r>
      <w:r w:rsidR="00F06B42">
        <w:rPr>
          <w:rFonts w:ascii="Bamini" w:hAnsi="Bamini"/>
          <w:sz w:val="24"/>
          <w:szCs w:val="24"/>
          <w:lang w:val="en-IN"/>
        </w:rPr>
        <w:t xml:space="preserve"> </w:t>
      </w:r>
      <w:r>
        <w:rPr>
          <w:rFonts w:ascii="Bamini" w:hAnsi="Bamini"/>
          <w:sz w:val="24"/>
          <w:szCs w:val="24"/>
          <w:lang w:val="en-IN"/>
        </w:rPr>
        <w:t>,</w:t>
      </w:r>
      <w:proofErr w:type="gramEnd"/>
      <w:r>
        <w:rPr>
          <w:rFonts w:ascii="Bamini" w:hAnsi="Bamini"/>
          <w:sz w:val="24"/>
          <w:szCs w:val="24"/>
          <w:lang w:val="en-IN"/>
        </w:rPr>
        <w:t xml:space="preserve">) fy;tp </w:t>
      </w:r>
      <w:r>
        <w:rPr>
          <w:rFonts w:ascii="Bamini" w:hAnsi="Bamini"/>
          <w:sz w:val="24"/>
          <w:szCs w:val="24"/>
          <w:lang w:val="en-IN"/>
        </w:rPr>
        <w:tab/>
      </w:r>
      <w:r>
        <w:rPr>
          <w:rFonts w:ascii="Bamini" w:hAnsi="Bamini"/>
          <w:sz w:val="24"/>
          <w:szCs w:val="24"/>
          <w:lang w:val="en-IN"/>
        </w:rPr>
        <w:tab/>
      </w:r>
    </w:p>
    <w:p w:rsidR="00F96582" w:rsidRDefault="00F96582" w:rsidP="00F96582">
      <w:pPr>
        <w:rPr>
          <w:rFonts w:ascii="Bamini" w:hAnsi="Bamini"/>
          <w:sz w:val="24"/>
          <w:szCs w:val="24"/>
          <w:lang w:val="en-IN"/>
        </w:rPr>
      </w:pPr>
      <w:r>
        <w:rPr>
          <w:rFonts w:ascii="Bamini" w:hAnsi="Bamini"/>
          <w:sz w:val="24"/>
          <w:szCs w:val="24"/>
          <w:lang w:val="en-IN"/>
        </w:rPr>
        <w:t>5.</w:t>
      </w:r>
      <w:r w:rsidR="00F06B42">
        <w:rPr>
          <w:rFonts w:ascii="Bamini" w:hAnsi="Bamini"/>
          <w:sz w:val="24"/>
          <w:szCs w:val="24"/>
          <w:lang w:val="en-IN"/>
        </w:rPr>
        <w:t xml:space="preserve"> &lt;</w:t>
      </w:r>
      <w:r>
        <w:rPr>
          <w:rFonts w:ascii="Bamini" w:hAnsi="Bamini"/>
          <w:sz w:val="24"/>
          <w:szCs w:val="24"/>
          <w:lang w:val="en-IN"/>
        </w:rPr>
        <w:t>) thdj</w:t>
      </w:r>
      <w:proofErr w:type="gramStart"/>
      <w:r>
        <w:rPr>
          <w:rFonts w:ascii="Bamini" w:hAnsi="Bamini"/>
          <w:sz w:val="24"/>
          <w:szCs w:val="24"/>
          <w:lang w:val="en-IN"/>
        </w:rPr>
        <w:t>;ijAk</w:t>
      </w:r>
      <w:proofErr w:type="gramEnd"/>
      <w:r>
        <w:rPr>
          <w:rFonts w:ascii="Bamini" w:hAnsi="Bamini"/>
          <w:sz w:val="24"/>
          <w:szCs w:val="24"/>
          <w:lang w:val="en-IN"/>
        </w:rPr>
        <w:t>; NgnuhypiaAk;</w:t>
      </w:r>
    </w:p>
    <w:p w:rsidR="00F96582" w:rsidRDefault="00F96582" w:rsidP="00F96582">
      <w:pPr>
        <w:rPr>
          <w:rFonts w:ascii="Bamini" w:hAnsi="Bamini"/>
          <w:sz w:val="24"/>
          <w:szCs w:val="24"/>
          <w:lang w:val="en-IN"/>
        </w:rPr>
      </w:pPr>
      <w:r>
        <w:rPr>
          <w:rFonts w:ascii="Bamini" w:hAnsi="Bamini"/>
          <w:sz w:val="24"/>
          <w:szCs w:val="24"/>
          <w:lang w:val="en-IN"/>
        </w:rPr>
        <w:t>6. M</w:t>
      </w:r>
      <w:proofErr w:type="gramStart"/>
      <w:r>
        <w:rPr>
          <w:rFonts w:ascii="Bamini" w:hAnsi="Bamini"/>
          <w:sz w:val="24"/>
          <w:szCs w:val="24"/>
          <w:lang w:val="en-IN"/>
        </w:rPr>
        <w:t>) ,</w:t>
      </w:r>
      <w:proofErr w:type="gramEnd"/>
      <w:r>
        <w:rPr>
          <w:rFonts w:ascii="Bamini" w:hAnsi="Bamini"/>
          <w:sz w:val="24"/>
          <w:szCs w:val="24"/>
          <w:lang w:val="en-IN"/>
        </w:rPr>
        <w:t>iwtdplk; FyNrfuho;thH</w:t>
      </w:r>
    </w:p>
    <w:p w:rsidR="00F96582" w:rsidRDefault="00F96582" w:rsidP="00F96582">
      <w:pPr>
        <w:rPr>
          <w:rFonts w:ascii="Bamini" w:hAnsi="Bamini"/>
          <w:sz w:val="24"/>
          <w:szCs w:val="24"/>
          <w:lang w:val="en-IN"/>
        </w:rPr>
      </w:pPr>
      <w:r>
        <w:rPr>
          <w:rFonts w:ascii="Bamini" w:hAnsi="Bamini"/>
          <w:sz w:val="24"/>
          <w:szCs w:val="24"/>
          <w:lang w:val="en-IN"/>
        </w:rPr>
        <w:t>7.</w:t>
      </w:r>
      <w:r w:rsidR="00F06B42">
        <w:rPr>
          <w:rFonts w:ascii="Bamini" w:hAnsi="Bamini"/>
          <w:sz w:val="24"/>
          <w:szCs w:val="24"/>
          <w:lang w:val="en-IN"/>
        </w:rPr>
        <w:t xml:space="preserve"> </w:t>
      </w:r>
      <w:r>
        <w:rPr>
          <w:rFonts w:ascii="Bamini" w:hAnsi="Bamini"/>
          <w:sz w:val="24"/>
          <w:szCs w:val="24"/>
          <w:lang w:val="en-IN"/>
        </w:rPr>
        <w:t>M</w:t>
      </w:r>
      <w:proofErr w:type="gramStart"/>
      <w:r>
        <w:rPr>
          <w:rFonts w:ascii="Bamini" w:hAnsi="Bamini"/>
          <w:sz w:val="24"/>
          <w:szCs w:val="24"/>
          <w:lang w:val="en-IN"/>
        </w:rPr>
        <w:t>) ,</w:t>
      </w:r>
      <w:proofErr w:type="gramEnd"/>
      <w:r>
        <w:rPr>
          <w:rFonts w:ascii="Bamini" w:hAnsi="Bamini"/>
          <w:sz w:val="24"/>
          <w:szCs w:val="24"/>
          <w:lang w:val="en-IN"/>
        </w:rPr>
        <w:t>d;ikapYk; tpUe;J</w:t>
      </w:r>
    </w:p>
    <w:p w:rsidR="00F06B42" w:rsidRDefault="00F96582" w:rsidP="00F96582">
      <w:pPr>
        <w:rPr>
          <w:rFonts w:ascii="Bamini" w:hAnsi="Bamini"/>
          <w:sz w:val="24"/>
          <w:szCs w:val="24"/>
          <w:lang w:val="en-IN"/>
        </w:rPr>
      </w:pPr>
      <w:proofErr w:type="gramStart"/>
      <w:r>
        <w:rPr>
          <w:rFonts w:ascii="Bamini" w:hAnsi="Bamini"/>
          <w:sz w:val="24"/>
          <w:szCs w:val="24"/>
          <w:lang w:val="en-IN"/>
        </w:rPr>
        <w:t>8. ,</w:t>
      </w:r>
      <w:proofErr w:type="gramEnd"/>
      <w:r>
        <w:rPr>
          <w:rFonts w:ascii="Bamini" w:hAnsi="Bamini"/>
          <w:sz w:val="24"/>
          <w:szCs w:val="24"/>
          <w:lang w:val="en-IN"/>
        </w:rPr>
        <w:t xml:space="preserve">) GaypNy xU Njhzp </w:t>
      </w:r>
      <w:r w:rsidR="00E6010E">
        <w:rPr>
          <w:rFonts w:ascii="Bamini" w:hAnsi="Bamini"/>
          <w:sz w:val="24"/>
          <w:szCs w:val="24"/>
          <w:lang w:val="en-IN"/>
        </w:rPr>
        <w:tab/>
      </w:r>
    </w:p>
    <w:p w:rsidR="00E6010E" w:rsidRDefault="00E6010E" w:rsidP="00F96582">
      <w:pPr>
        <w:rPr>
          <w:rFonts w:ascii="Bamini" w:hAnsi="Bamini"/>
          <w:sz w:val="24"/>
          <w:szCs w:val="24"/>
          <w:lang w:val="en-IN"/>
        </w:rPr>
      </w:pPr>
      <w:r>
        <w:rPr>
          <w:rFonts w:ascii="Bamini" w:hAnsi="Bamini"/>
          <w:sz w:val="24"/>
          <w:szCs w:val="24"/>
          <w:lang w:val="en-IN"/>
        </w:rPr>
        <w:t>9.</w:t>
      </w:r>
      <w:r w:rsidR="00F06B42">
        <w:rPr>
          <w:rFonts w:ascii="Bamini" w:hAnsi="Bamini"/>
          <w:sz w:val="24"/>
          <w:szCs w:val="24"/>
          <w:lang w:val="en-IN"/>
        </w:rPr>
        <w:t xml:space="preserve"> </w:t>
      </w:r>
      <w:r>
        <w:rPr>
          <w:rFonts w:ascii="Bamini" w:hAnsi="Bamini"/>
          <w:sz w:val="24"/>
          <w:szCs w:val="24"/>
          <w:lang w:val="en-IN"/>
        </w:rPr>
        <w:t>M) gygl</w:t>
      </w:r>
      <w:proofErr w:type="gramStart"/>
      <w:r>
        <w:rPr>
          <w:rFonts w:ascii="Bamini" w:hAnsi="Bamini"/>
          <w:sz w:val="24"/>
          <w:szCs w:val="24"/>
          <w:lang w:val="en-IN"/>
        </w:rPr>
        <w:t>;lilr</w:t>
      </w:r>
      <w:proofErr w:type="gramEnd"/>
      <w:r>
        <w:rPr>
          <w:rFonts w:ascii="Bamini" w:hAnsi="Bamini"/>
          <w:sz w:val="24"/>
          <w:szCs w:val="24"/>
          <w:lang w:val="en-IN"/>
        </w:rPr>
        <w:t xml:space="preserve">; nrhf;fehjg; GytH </w:t>
      </w:r>
      <w:r>
        <w:rPr>
          <w:rFonts w:ascii="Bamini" w:hAnsi="Bamini"/>
          <w:sz w:val="24"/>
          <w:szCs w:val="24"/>
          <w:lang w:val="en-IN"/>
        </w:rPr>
        <w:tab/>
      </w:r>
    </w:p>
    <w:p w:rsidR="00E6010E" w:rsidRDefault="00E6010E" w:rsidP="00F96582">
      <w:pPr>
        <w:rPr>
          <w:rFonts w:ascii="Bamini" w:hAnsi="Bamini"/>
          <w:sz w:val="24"/>
          <w:szCs w:val="24"/>
          <w:lang w:val="en-IN"/>
        </w:rPr>
      </w:pPr>
      <w:r>
        <w:rPr>
          <w:rFonts w:ascii="Bamini" w:hAnsi="Bamini"/>
          <w:sz w:val="24"/>
          <w:szCs w:val="24"/>
          <w:lang w:val="en-IN"/>
        </w:rPr>
        <w:t>10.</w:t>
      </w:r>
      <w:r w:rsidR="00F06B42">
        <w:rPr>
          <w:rFonts w:ascii="Bamini" w:hAnsi="Bamini"/>
          <w:sz w:val="24"/>
          <w:szCs w:val="24"/>
          <w:lang w:val="en-IN"/>
        </w:rPr>
        <w:t xml:space="preserve"> </w:t>
      </w:r>
      <w:r>
        <w:rPr>
          <w:rFonts w:ascii="Bamini" w:hAnsi="Bamini"/>
          <w:sz w:val="24"/>
          <w:szCs w:val="24"/>
          <w:lang w:val="en-IN"/>
        </w:rPr>
        <w:t>&lt;) rUFk; rz</w:t>
      </w:r>
      <w:proofErr w:type="gramStart"/>
      <w:r>
        <w:rPr>
          <w:rFonts w:ascii="Bamini" w:hAnsi="Bamini"/>
          <w:sz w:val="24"/>
          <w:szCs w:val="24"/>
          <w:lang w:val="en-IN"/>
        </w:rPr>
        <w:t>;Lk</w:t>
      </w:r>
      <w:proofErr w:type="gramEnd"/>
      <w:r>
        <w:rPr>
          <w:rFonts w:ascii="Bamini" w:hAnsi="Bamini"/>
          <w:sz w:val="24"/>
          <w:szCs w:val="24"/>
          <w:lang w:val="en-IN"/>
        </w:rPr>
        <w:t>;</w:t>
      </w:r>
    </w:p>
    <w:p w:rsidR="00F06B42" w:rsidRDefault="00E6010E" w:rsidP="00AD67A9">
      <w:pPr>
        <w:rPr>
          <w:rFonts w:ascii="Bamini" w:hAnsi="Bamini"/>
          <w:sz w:val="24"/>
          <w:szCs w:val="24"/>
          <w:lang w:val="en-IN"/>
        </w:rPr>
      </w:pPr>
      <w:r>
        <w:rPr>
          <w:rFonts w:ascii="Bamini" w:hAnsi="Bamini"/>
          <w:sz w:val="24"/>
          <w:szCs w:val="24"/>
          <w:lang w:val="en-IN"/>
        </w:rPr>
        <w:t xml:space="preserve">11. </w:t>
      </w:r>
      <w:proofErr w:type="gramStart"/>
      <w:r>
        <w:rPr>
          <w:rFonts w:ascii="Bamini" w:hAnsi="Bamini"/>
          <w:sz w:val="24"/>
          <w:szCs w:val="24"/>
          <w:lang w:val="en-IN"/>
        </w:rPr>
        <w:t>m</w:t>
      </w:r>
      <w:proofErr w:type="gramEnd"/>
      <w:r>
        <w:rPr>
          <w:rFonts w:ascii="Bamini" w:hAnsi="Bamini"/>
          <w:sz w:val="24"/>
          <w:szCs w:val="24"/>
          <w:lang w:val="en-IN"/>
        </w:rPr>
        <w:t xml:space="preserve">) f. rr;rpjhde;jd; </w:t>
      </w:r>
      <w:r>
        <w:rPr>
          <w:rFonts w:ascii="Bamini" w:hAnsi="Bamini"/>
          <w:sz w:val="24"/>
          <w:szCs w:val="24"/>
          <w:lang w:val="en-IN"/>
        </w:rPr>
        <w:tab/>
      </w:r>
    </w:p>
    <w:p w:rsidR="00AD67A9" w:rsidRDefault="00AD67A9" w:rsidP="00AD67A9">
      <w:pPr>
        <w:rPr>
          <w:rFonts w:ascii="Bamini" w:hAnsi="Bamini"/>
          <w:sz w:val="24"/>
          <w:szCs w:val="24"/>
          <w:lang w:val="en-IN"/>
        </w:rPr>
      </w:pPr>
      <w:proofErr w:type="gramStart"/>
      <w:r>
        <w:rPr>
          <w:rFonts w:ascii="Bamini" w:hAnsi="Bamini"/>
          <w:sz w:val="24"/>
          <w:szCs w:val="24"/>
          <w:lang w:val="en-IN"/>
        </w:rPr>
        <w:t>ghliyg</w:t>
      </w:r>
      <w:proofErr w:type="gramEnd"/>
      <w:r>
        <w:rPr>
          <w:rFonts w:ascii="Bamini" w:hAnsi="Bamini"/>
          <w:sz w:val="24"/>
          <w:szCs w:val="24"/>
          <w:lang w:val="en-IN"/>
        </w:rPr>
        <w:t>; gbj;J gpd;tUk; tpdhf;fSf;F (12&gt; 13&gt; 14&gt; 15) tpiljUf.</w:t>
      </w:r>
    </w:p>
    <w:p w:rsidR="00AD67A9" w:rsidRDefault="00AD67A9" w:rsidP="00AD67A9">
      <w:pPr>
        <w:rPr>
          <w:rFonts w:ascii="Bamini" w:hAnsi="Bamini"/>
          <w:sz w:val="24"/>
          <w:szCs w:val="24"/>
          <w:lang w:val="en-IN"/>
        </w:rPr>
      </w:pPr>
      <w:r>
        <w:rPr>
          <w:rFonts w:ascii="Bamini" w:hAnsi="Bamini"/>
          <w:sz w:val="24"/>
          <w:szCs w:val="24"/>
          <w:lang w:val="en-IN"/>
        </w:rPr>
        <w:t xml:space="preserve">12. </w:t>
      </w:r>
      <w:r w:rsidR="00E54DBA">
        <w:rPr>
          <w:rFonts w:ascii="Bamini" w:hAnsi="Bamini"/>
          <w:sz w:val="24"/>
          <w:szCs w:val="24"/>
          <w:lang w:val="en-IN"/>
        </w:rPr>
        <w:t>M) fk</w:t>
      </w:r>
      <w:proofErr w:type="gramStart"/>
      <w:r w:rsidR="00E54DBA">
        <w:rPr>
          <w:rFonts w:ascii="Bamini" w:hAnsi="Bamini"/>
          <w:sz w:val="24"/>
          <w:szCs w:val="24"/>
          <w:lang w:val="en-IN"/>
        </w:rPr>
        <w:t>;guhkhazk</w:t>
      </w:r>
      <w:proofErr w:type="gramEnd"/>
      <w:r w:rsidR="00E54DBA">
        <w:rPr>
          <w:rFonts w:ascii="Bamini" w:hAnsi="Bamini"/>
          <w:sz w:val="24"/>
          <w:szCs w:val="24"/>
          <w:lang w:val="en-IN"/>
        </w:rPr>
        <w:t>;</w:t>
      </w:r>
      <w:r>
        <w:rPr>
          <w:rFonts w:ascii="Bamini" w:hAnsi="Bamini"/>
          <w:sz w:val="24"/>
          <w:szCs w:val="24"/>
          <w:lang w:val="en-IN"/>
        </w:rPr>
        <w:t>;</w:t>
      </w:r>
    </w:p>
    <w:p w:rsidR="00AD67A9" w:rsidRDefault="00AD67A9" w:rsidP="00AD67A9">
      <w:pPr>
        <w:rPr>
          <w:rFonts w:ascii="Bamini" w:hAnsi="Bamini"/>
          <w:sz w:val="24"/>
          <w:szCs w:val="24"/>
          <w:lang w:val="en-IN"/>
        </w:rPr>
      </w:pPr>
      <w:r>
        <w:rPr>
          <w:rFonts w:ascii="Bamini" w:hAnsi="Bamini"/>
          <w:sz w:val="24"/>
          <w:szCs w:val="24"/>
          <w:lang w:val="en-IN"/>
        </w:rPr>
        <w:t>13.</w:t>
      </w:r>
      <w:r w:rsidR="00F06B42">
        <w:rPr>
          <w:rFonts w:ascii="Bamini" w:hAnsi="Bamini"/>
          <w:sz w:val="24"/>
          <w:szCs w:val="24"/>
          <w:lang w:val="en-IN"/>
        </w:rPr>
        <w:t xml:space="preserve"> </w:t>
      </w:r>
      <w:r w:rsidR="00E54DBA">
        <w:rPr>
          <w:rFonts w:ascii="Bamini" w:hAnsi="Bamini"/>
          <w:sz w:val="24"/>
          <w:szCs w:val="24"/>
          <w:lang w:val="en-IN"/>
        </w:rPr>
        <w:t>&lt;) fk</w:t>
      </w:r>
      <w:proofErr w:type="gramStart"/>
      <w:r w:rsidR="00E54DBA">
        <w:rPr>
          <w:rFonts w:ascii="Bamini" w:hAnsi="Bamini"/>
          <w:sz w:val="24"/>
          <w:szCs w:val="24"/>
          <w:lang w:val="en-IN"/>
        </w:rPr>
        <w:t>;gH</w:t>
      </w:r>
      <w:proofErr w:type="gramEnd"/>
    </w:p>
    <w:p w:rsidR="00B77964" w:rsidRDefault="00E54DBA" w:rsidP="00AD67A9">
      <w:pPr>
        <w:rPr>
          <w:rFonts w:ascii="Bamini" w:hAnsi="Bamini"/>
          <w:sz w:val="24"/>
          <w:szCs w:val="24"/>
          <w:lang w:val="en-IN"/>
        </w:rPr>
      </w:pPr>
      <w:r>
        <w:rPr>
          <w:rFonts w:ascii="Bamini" w:hAnsi="Bamini"/>
          <w:sz w:val="24"/>
          <w:szCs w:val="24"/>
          <w:lang w:val="en-IN"/>
        </w:rPr>
        <w:t>14</w:t>
      </w:r>
      <w:proofErr w:type="gramStart"/>
      <w:r>
        <w:rPr>
          <w:rFonts w:ascii="Bamini" w:hAnsi="Bamini"/>
          <w:sz w:val="24"/>
          <w:szCs w:val="24"/>
          <w:lang w:val="en-IN"/>
        </w:rPr>
        <w:t>.</w:t>
      </w:r>
      <w:r w:rsidR="00B77964">
        <w:rPr>
          <w:rFonts w:ascii="Bamini" w:hAnsi="Bamini"/>
          <w:sz w:val="24"/>
          <w:szCs w:val="24"/>
          <w:lang w:val="en-IN"/>
        </w:rPr>
        <w:t xml:space="preserve"> </w:t>
      </w:r>
      <w:r>
        <w:rPr>
          <w:rFonts w:ascii="Bamini" w:hAnsi="Bamini"/>
          <w:sz w:val="24"/>
          <w:szCs w:val="24"/>
          <w:lang w:val="en-IN"/>
        </w:rPr>
        <w:t>,</w:t>
      </w:r>
      <w:proofErr w:type="gramEnd"/>
      <w:r>
        <w:rPr>
          <w:rFonts w:ascii="Bamini" w:hAnsi="Bamini"/>
          <w:sz w:val="24"/>
          <w:szCs w:val="24"/>
          <w:lang w:val="en-IN"/>
        </w:rPr>
        <w:t>) Mo&gt; Nto</w:t>
      </w:r>
      <w:r>
        <w:rPr>
          <w:rFonts w:ascii="Bamini" w:hAnsi="Bamini"/>
          <w:sz w:val="24"/>
          <w:szCs w:val="24"/>
          <w:lang w:val="en-IN"/>
        </w:rPr>
        <w:tab/>
      </w:r>
      <w:r>
        <w:rPr>
          <w:rFonts w:ascii="Bamini" w:hAnsi="Bamini"/>
          <w:sz w:val="24"/>
          <w:szCs w:val="24"/>
          <w:lang w:val="en-IN"/>
        </w:rPr>
        <w:tab/>
      </w:r>
      <w:r>
        <w:rPr>
          <w:rFonts w:ascii="Bamini" w:hAnsi="Bamini"/>
          <w:sz w:val="24"/>
          <w:szCs w:val="24"/>
          <w:lang w:val="en-IN"/>
        </w:rPr>
        <w:tab/>
      </w:r>
    </w:p>
    <w:p w:rsidR="00AD67A9" w:rsidRDefault="00AD67A9" w:rsidP="00AD67A9">
      <w:pPr>
        <w:rPr>
          <w:rFonts w:ascii="Bamini" w:hAnsi="Bamini"/>
          <w:sz w:val="24"/>
          <w:szCs w:val="24"/>
          <w:lang w:val="en-IN"/>
        </w:rPr>
      </w:pPr>
      <w:r>
        <w:rPr>
          <w:rFonts w:ascii="Bamini" w:hAnsi="Bamini"/>
          <w:sz w:val="24"/>
          <w:szCs w:val="24"/>
          <w:lang w:val="en-IN"/>
        </w:rPr>
        <w:t>15</w:t>
      </w:r>
      <w:proofErr w:type="gramStart"/>
      <w:r>
        <w:rPr>
          <w:rFonts w:ascii="Bamini" w:hAnsi="Bamini"/>
          <w:sz w:val="24"/>
          <w:szCs w:val="24"/>
          <w:lang w:val="en-IN"/>
        </w:rPr>
        <w:t>. ,</w:t>
      </w:r>
      <w:proofErr w:type="gramEnd"/>
      <w:r>
        <w:rPr>
          <w:rFonts w:ascii="Bamini" w:hAnsi="Bamini"/>
          <w:sz w:val="24"/>
          <w:szCs w:val="24"/>
          <w:lang w:val="en-IN"/>
        </w:rPr>
        <w:t>) gz;Gj;njhif</w:t>
      </w:r>
    </w:p>
    <w:p w:rsidR="00AD67A9" w:rsidRPr="00083402" w:rsidRDefault="00AD67A9" w:rsidP="00AD67A9">
      <w:pPr>
        <w:jc w:val="center"/>
        <w:rPr>
          <w:rFonts w:ascii="Bamini" w:hAnsi="Bamini"/>
          <w:b/>
          <w:sz w:val="24"/>
          <w:szCs w:val="24"/>
          <w:lang w:val="en-IN"/>
        </w:rPr>
      </w:pPr>
      <w:proofErr w:type="gramStart"/>
      <w:r w:rsidRPr="00083402">
        <w:rPr>
          <w:rFonts w:ascii="Bamini" w:hAnsi="Bamini"/>
          <w:b/>
          <w:sz w:val="24"/>
          <w:szCs w:val="24"/>
          <w:lang w:val="en-IN"/>
        </w:rPr>
        <w:t>gFjp</w:t>
      </w:r>
      <w:proofErr w:type="gramEnd"/>
      <w:r w:rsidRPr="00083402">
        <w:rPr>
          <w:rFonts w:ascii="Bamini" w:hAnsi="Bamini"/>
          <w:b/>
          <w:sz w:val="24"/>
          <w:szCs w:val="24"/>
          <w:lang w:val="en-IN"/>
        </w:rPr>
        <w:t xml:space="preserve"> </w:t>
      </w:r>
      <w:r w:rsidRPr="00083402">
        <w:rPr>
          <w:rFonts w:ascii="Arial" w:hAnsi="Arial" w:cs="Arial"/>
          <w:b/>
          <w:sz w:val="24"/>
          <w:szCs w:val="24"/>
          <w:lang w:val="en-IN"/>
        </w:rPr>
        <w:t>–</w:t>
      </w:r>
      <w:r w:rsidRPr="00083402">
        <w:rPr>
          <w:rFonts w:ascii="Bamini" w:hAnsi="Bamini"/>
          <w:b/>
          <w:sz w:val="24"/>
          <w:szCs w:val="24"/>
          <w:lang w:val="en-IN"/>
        </w:rPr>
        <w:t xml:space="preserve"> 2</w:t>
      </w:r>
    </w:p>
    <w:p w:rsidR="00AD67A9" w:rsidRDefault="00AD67A9" w:rsidP="00AD67A9">
      <w:pPr>
        <w:jc w:val="center"/>
        <w:rPr>
          <w:rFonts w:ascii="Bamini" w:hAnsi="Bamini"/>
          <w:b/>
          <w:sz w:val="24"/>
          <w:szCs w:val="24"/>
          <w:lang w:val="en-IN"/>
        </w:rPr>
      </w:pPr>
      <w:proofErr w:type="gramStart"/>
      <w:r w:rsidRPr="00083402">
        <w:rPr>
          <w:rFonts w:ascii="Bamini" w:hAnsi="Bamini"/>
          <w:b/>
          <w:sz w:val="24"/>
          <w:szCs w:val="24"/>
          <w:lang w:val="en-IN"/>
        </w:rPr>
        <w:t>gphpT</w:t>
      </w:r>
      <w:proofErr w:type="gramEnd"/>
      <w:r w:rsidRPr="00083402">
        <w:rPr>
          <w:rFonts w:ascii="Bamini" w:hAnsi="Bamini"/>
          <w:b/>
          <w:sz w:val="24"/>
          <w:szCs w:val="24"/>
          <w:lang w:val="en-IN"/>
        </w:rPr>
        <w:t xml:space="preserve"> </w:t>
      </w:r>
      <w:r w:rsidRPr="00083402">
        <w:rPr>
          <w:rFonts w:ascii="Arial" w:hAnsi="Arial" w:cs="Arial"/>
          <w:b/>
          <w:sz w:val="24"/>
          <w:szCs w:val="24"/>
          <w:lang w:val="en-IN"/>
        </w:rPr>
        <w:t>–</w:t>
      </w:r>
      <w:r w:rsidRPr="00083402">
        <w:rPr>
          <w:rFonts w:ascii="Bamini" w:hAnsi="Bamini"/>
          <w:b/>
          <w:sz w:val="24"/>
          <w:szCs w:val="24"/>
          <w:lang w:val="en-IN"/>
        </w:rPr>
        <w:t xml:space="preserve"> 1</w:t>
      </w:r>
    </w:p>
    <w:p w:rsidR="00AD67A9" w:rsidRPr="00083402" w:rsidRDefault="00AD67A9" w:rsidP="00AD67A9">
      <w:pPr>
        <w:rPr>
          <w:rFonts w:ascii="Bamini" w:hAnsi="Bamini"/>
          <w:b/>
          <w:sz w:val="24"/>
          <w:szCs w:val="24"/>
          <w:lang w:val="en-IN"/>
        </w:rPr>
      </w:pPr>
      <w:r>
        <w:rPr>
          <w:rFonts w:ascii="Bamini" w:hAnsi="Bamini"/>
          <w:b/>
          <w:sz w:val="24"/>
          <w:szCs w:val="24"/>
          <w:lang w:val="en-IN"/>
        </w:rPr>
        <w:t xml:space="preserve">vitNaDk; 4 tpdhf;fSf;F tpilaspf;f. 18tJ tpdhtpw;Ff; fl;lhakhf tpilaspf;f Ntz;Lk;. </w:t>
      </w:r>
      <w:r>
        <w:rPr>
          <w:rFonts w:ascii="Bamini" w:hAnsi="Bamini"/>
          <w:b/>
          <w:sz w:val="24"/>
          <w:szCs w:val="24"/>
          <w:lang w:val="en-IN"/>
        </w:rPr>
        <w:tab/>
      </w:r>
      <w:r>
        <w:rPr>
          <w:rFonts w:ascii="Bamini" w:hAnsi="Bamini"/>
          <w:b/>
          <w:sz w:val="24"/>
          <w:szCs w:val="24"/>
          <w:lang w:val="en-IN"/>
        </w:rPr>
        <w:tab/>
      </w:r>
      <w:r>
        <w:rPr>
          <w:rFonts w:ascii="Bamini" w:hAnsi="Bamini"/>
          <w:b/>
          <w:sz w:val="24"/>
          <w:szCs w:val="24"/>
          <w:lang w:val="en-IN"/>
        </w:rPr>
        <w:tab/>
      </w:r>
      <w:r>
        <w:rPr>
          <w:rFonts w:ascii="Bamini" w:hAnsi="Bamini"/>
          <w:b/>
          <w:sz w:val="24"/>
          <w:szCs w:val="24"/>
          <w:lang w:val="en-IN"/>
        </w:rPr>
        <w:tab/>
      </w:r>
      <w:r>
        <w:rPr>
          <w:rFonts w:ascii="Bamini" w:hAnsi="Bamini"/>
          <w:b/>
          <w:sz w:val="24"/>
          <w:szCs w:val="24"/>
          <w:lang w:val="en-IN"/>
        </w:rPr>
        <w:tab/>
      </w:r>
      <w:r>
        <w:rPr>
          <w:rFonts w:ascii="Bamini" w:hAnsi="Bamini"/>
          <w:b/>
          <w:sz w:val="24"/>
          <w:szCs w:val="24"/>
          <w:lang w:val="en-IN"/>
        </w:rPr>
        <w:tab/>
      </w:r>
      <w:r>
        <w:rPr>
          <w:rFonts w:ascii="Bamini" w:hAnsi="Bamini"/>
          <w:b/>
          <w:sz w:val="24"/>
          <w:szCs w:val="24"/>
          <w:lang w:val="en-IN"/>
        </w:rPr>
        <w:tab/>
      </w:r>
      <w:r>
        <w:rPr>
          <w:rFonts w:ascii="Bamini" w:hAnsi="Bamini"/>
          <w:b/>
          <w:sz w:val="24"/>
          <w:szCs w:val="24"/>
          <w:lang w:val="en-IN"/>
        </w:rPr>
        <w:tab/>
      </w:r>
      <w:r>
        <w:rPr>
          <w:rFonts w:ascii="Bamini" w:hAnsi="Bamini"/>
          <w:b/>
          <w:sz w:val="24"/>
          <w:szCs w:val="24"/>
          <w:lang w:val="en-IN"/>
        </w:rPr>
        <w:tab/>
        <w:t>4</w:t>
      </w:r>
      <w:r w:rsidRPr="000A0655">
        <w:rPr>
          <w:rFonts w:ascii="Bamini" w:hAnsi="Bamini"/>
          <w:b/>
          <w:sz w:val="24"/>
          <w:szCs w:val="24"/>
          <w:lang w:val="en-IN"/>
        </w:rPr>
        <w:t xml:space="preserve"> </w:t>
      </w:r>
      <w:r w:rsidRPr="000A0655">
        <w:rPr>
          <w:b/>
          <w:sz w:val="24"/>
          <w:szCs w:val="24"/>
          <w:lang w:val="en-IN"/>
        </w:rPr>
        <w:t>X</w:t>
      </w:r>
      <w:r>
        <w:rPr>
          <w:b/>
          <w:sz w:val="24"/>
          <w:szCs w:val="24"/>
          <w:lang w:val="en-IN"/>
        </w:rPr>
        <w:t xml:space="preserve"> 2</w:t>
      </w:r>
      <w:r w:rsidRPr="000A0655">
        <w:rPr>
          <w:b/>
          <w:sz w:val="24"/>
          <w:szCs w:val="24"/>
          <w:lang w:val="en-IN"/>
        </w:rPr>
        <w:t xml:space="preserve"> =</w:t>
      </w:r>
      <w:r w:rsidRPr="000A0655">
        <w:rPr>
          <w:rFonts w:ascii="Bamini" w:hAnsi="Bamini"/>
          <w:b/>
          <w:sz w:val="24"/>
          <w:szCs w:val="24"/>
          <w:lang w:val="en-IN"/>
        </w:rPr>
        <w:t xml:space="preserve"> </w:t>
      </w:r>
      <w:r>
        <w:rPr>
          <w:rFonts w:ascii="Bamini" w:hAnsi="Bamini"/>
          <w:b/>
          <w:sz w:val="24"/>
          <w:szCs w:val="24"/>
          <w:lang w:val="en-IN"/>
        </w:rPr>
        <w:t>8</w:t>
      </w:r>
      <w:r w:rsidRPr="000A0655">
        <w:rPr>
          <w:rFonts w:ascii="Bamini" w:hAnsi="Bamini"/>
          <w:b/>
          <w:sz w:val="24"/>
          <w:szCs w:val="24"/>
          <w:lang w:val="en-IN"/>
        </w:rPr>
        <w:tab/>
      </w:r>
    </w:p>
    <w:p w:rsidR="00AD67A9" w:rsidRDefault="00AD67A9" w:rsidP="00AD67A9">
      <w:pPr>
        <w:rPr>
          <w:rFonts w:ascii="Bamini" w:hAnsi="Bamini"/>
          <w:sz w:val="24"/>
          <w:szCs w:val="24"/>
          <w:lang w:val="en-IN"/>
        </w:rPr>
      </w:pPr>
      <w:r>
        <w:rPr>
          <w:rFonts w:ascii="Bamini" w:hAnsi="Bamini"/>
          <w:sz w:val="24"/>
          <w:szCs w:val="24"/>
          <w:lang w:val="en-IN"/>
        </w:rPr>
        <w:lastRenderedPageBreak/>
        <w:t xml:space="preserve">16. </w:t>
      </w:r>
      <w:proofErr w:type="gramStart"/>
      <w:r w:rsidR="00D6511A">
        <w:rPr>
          <w:rFonts w:ascii="Bamini" w:hAnsi="Bamini"/>
          <w:sz w:val="24"/>
          <w:szCs w:val="24"/>
          <w:lang w:val="en-IN"/>
        </w:rPr>
        <w:t>trd</w:t>
      </w:r>
      <w:proofErr w:type="gramEnd"/>
      <w:r w:rsidR="00D6511A">
        <w:rPr>
          <w:rFonts w:ascii="Bamini" w:hAnsi="Bamini"/>
          <w:sz w:val="24"/>
          <w:szCs w:val="24"/>
          <w:lang w:val="en-IN"/>
        </w:rPr>
        <w:t xml:space="preserve"> ftpij </w:t>
      </w:r>
      <w:r w:rsidR="00D6511A">
        <w:rPr>
          <w:rFonts w:ascii="Arial" w:hAnsi="Arial" w:cs="Arial"/>
          <w:sz w:val="24"/>
          <w:szCs w:val="24"/>
          <w:lang w:val="en-IN"/>
        </w:rPr>
        <w:t>–</w:t>
      </w:r>
      <w:r w:rsidR="00D6511A">
        <w:rPr>
          <w:rFonts w:ascii="Bamini" w:hAnsi="Bamini"/>
          <w:sz w:val="24"/>
          <w:szCs w:val="24"/>
          <w:lang w:val="en-IN"/>
        </w:rPr>
        <w:t xml:space="preserve"> Fwpg;G tiuf.</w:t>
      </w:r>
    </w:p>
    <w:p w:rsidR="00F57273" w:rsidRPr="00F57273" w:rsidRDefault="00F57273" w:rsidP="00F57273">
      <w:pPr>
        <w:numPr>
          <w:ilvl w:val="0"/>
          <w:numId w:val="17"/>
        </w:num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3A3A3A"/>
          <w:sz w:val="27"/>
          <w:szCs w:val="27"/>
        </w:rPr>
      </w:pPr>
      <w:r w:rsidRPr="00F57273">
        <w:rPr>
          <w:rFonts w:ascii="Latha" w:eastAsia="Times New Roman" w:hAnsi="Latha" w:cs="Latha"/>
          <w:color w:val="3A3A3A"/>
          <w:sz w:val="27"/>
          <w:szCs w:val="27"/>
        </w:rPr>
        <w:t>உரைநடையும்</w:t>
      </w:r>
      <w:r w:rsidRPr="00F57273">
        <w:rPr>
          <w:rFonts w:ascii="Segoe UI" w:eastAsia="Times New Roman" w:hAnsi="Segoe UI" w:cs="Segoe UI"/>
          <w:color w:val="3A3A3A"/>
          <w:sz w:val="27"/>
          <w:szCs w:val="27"/>
        </w:rPr>
        <w:t xml:space="preserve"> </w:t>
      </w:r>
      <w:r w:rsidRPr="00F57273">
        <w:rPr>
          <w:rFonts w:ascii="Latha" w:eastAsia="Times New Roman" w:hAnsi="Latha" w:cs="Latha"/>
          <w:color w:val="3A3A3A"/>
          <w:sz w:val="27"/>
          <w:szCs w:val="27"/>
        </w:rPr>
        <w:t>கவிதையும்</w:t>
      </w:r>
      <w:r w:rsidRPr="00F57273">
        <w:rPr>
          <w:rFonts w:ascii="Segoe UI" w:eastAsia="Times New Roman" w:hAnsi="Segoe UI" w:cs="Segoe UI"/>
          <w:color w:val="3A3A3A"/>
          <w:sz w:val="27"/>
          <w:szCs w:val="27"/>
        </w:rPr>
        <w:t xml:space="preserve"> </w:t>
      </w:r>
      <w:r w:rsidRPr="00F57273">
        <w:rPr>
          <w:rFonts w:ascii="Latha" w:eastAsia="Times New Roman" w:hAnsi="Latha" w:cs="Latha"/>
          <w:color w:val="3A3A3A"/>
          <w:sz w:val="27"/>
          <w:szCs w:val="27"/>
        </w:rPr>
        <w:t>இணைந்து</w:t>
      </w:r>
      <w:r w:rsidRPr="00F57273">
        <w:rPr>
          <w:rFonts w:ascii="Segoe UI" w:eastAsia="Times New Roman" w:hAnsi="Segoe UI" w:cs="Segoe UI"/>
          <w:color w:val="3A3A3A"/>
          <w:sz w:val="27"/>
          <w:szCs w:val="27"/>
        </w:rPr>
        <w:t xml:space="preserve"> </w:t>
      </w:r>
      <w:r w:rsidRPr="00F57273">
        <w:rPr>
          <w:rFonts w:ascii="Latha" w:eastAsia="Times New Roman" w:hAnsi="Latha" w:cs="Latha"/>
          <w:color w:val="3A3A3A"/>
          <w:sz w:val="27"/>
          <w:szCs w:val="27"/>
        </w:rPr>
        <w:t>யாப்புக்</w:t>
      </w:r>
      <w:r w:rsidRPr="00F57273">
        <w:rPr>
          <w:rFonts w:ascii="Segoe UI" w:eastAsia="Times New Roman" w:hAnsi="Segoe UI" w:cs="Segoe UI"/>
          <w:color w:val="3A3A3A"/>
          <w:sz w:val="27"/>
          <w:szCs w:val="27"/>
        </w:rPr>
        <w:t xml:space="preserve"> </w:t>
      </w:r>
      <w:r w:rsidRPr="00F57273">
        <w:rPr>
          <w:rFonts w:ascii="Latha" w:eastAsia="Times New Roman" w:hAnsi="Latha" w:cs="Latha"/>
          <w:color w:val="3A3A3A"/>
          <w:sz w:val="27"/>
          <w:szCs w:val="27"/>
        </w:rPr>
        <w:t>கட்டுகளுக்கு</w:t>
      </w:r>
      <w:r w:rsidRPr="00F57273">
        <w:rPr>
          <w:rFonts w:ascii="Segoe UI" w:eastAsia="Times New Roman" w:hAnsi="Segoe UI" w:cs="Segoe UI"/>
          <w:color w:val="3A3A3A"/>
          <w:sz w:val="27"/>
          <w:szCs w:val="27"/>
        </w:rPr>
        <w:t xml:space="preserve"> </w:t>
      </w:r>
      <w:r w:rsidRPr="00F57273">
        <w:rPr>
          <w:rFonts w:ascii="Latha" w:eastAsia="Times New Roman" w:hAnsi="Latha" w:cs="Latha"/>
          <w:color w:val="3A3A3A"/>
          <w:sz w:val="27"/>
          <w:szCs w:val="27"/>
        </w:rPr>
        <w:t>அப்பாற்பட்டு</w:t>
      </w:r>
      <w:r w:rsidRPr="00F57273">
        <w:rPr>
          <w:rFonts w:ascii="Segoe UI" w:eastAsia="Times New Roman" w:hAnsi="Segoe UI" w:cs="Segoe UI"/>
          <w:color w:val="3A3A3A"/>
          <w:sz w:val="27"/>
          <w:szCs w:val="27"/>
        </w:rPr>
        <w:t xml:space="preserve"> </w:t>
      </w:r>
      <w:r w:rsidRPr="00F57273">
        <w:rPr>
          <w:rFonts w:ascii="Latha" w:eastAsia="Times New Roman" w:hAnsi="Latha" w:cs="Latha"/>
          <w:color w:val="3A3A3A"/>
          <w:sz w:val="27"/>
          <w:szCs w:val="27"/>
        </w:rPr>
        <w:t>உருவாக்கப்படும்</w:t>
      </w:r>
      <w:r w:rsidRPr="00F57273">
        <w:rPr>
          <w:rFonts w:ascii="Segoe UI" w:eastAsia="Times New Roman" w:hAnsi="Segoe UI" w:cs="Segoe UI"/>
          <w:color w:val="3A3A3A"/>
          <w:sz w:val="27"/>
          <w:szCs w:val="27"/>
        </w:rPr>
        <w:t>.</w:t>
      </w:r>
    </w:p>
    <w:p w:rsidR="00F57273" w:rsidRPr="00F57273" w:rsidRDefault="00F57273" w:rsidP="00F57273">
      <w:pPr>
        <w:numPr>
          <w:ilvl w:val="0"/>
          <w:numId w:val="17"/>
        </w:num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3A3A3A"/>
          <w:sz w:val="27"/>
          <w:szCs w:val="27"/>
        </w:rPr>
      </w:pPr>
      <w:r w:rsidRPr="00F57273">
        <w:rPr>
          <w:rFonts w:ascii="Latha" w:eastAsia="Times New Roman" w:hAnsi="Latha" w:cs="Latha"/>
          <w:color w:val="3A3A3A"/>
          <w:sz w:val="27"/>
          <w:szCs w:val="27"/>
        </w:rPr>
        <w:t>கவிதை</w:t>
      </w:r>
      <w:r w:rsidRPr="00F57273">
        <w:rPr>
          <w:rFonts w:ascii="Segoe UI" w:eastAsia="Times New Roman" w:hAnsi="Segoe UI" w:cs="Segoe UI"/>
          <w:color w:val="3A3A3A"/>
          <w:sz w:val="27"/>
          <w:szCs w:val="27"/>
        </w:rPr>
        <w:t xml:space="preserve"> </w:t>
      </w:r>
      <w:r w:rsidRPr="00F57273">
        <w:rPr>
          <w:rFonts w:ascii="Latha" w:eastAsia="Times New Roman" w:hAnsi="Latha" w:cs="Latha"/>
          <w:color w:val="3A3A3A"/>
          <w:sz w:val="27"/>
          <w:szCs w:val="27"/>
        </w:rPr>
        <w:t>வடிவம்</w:t>
      </w:r>
      <w:r w:rsidRPr="00F57273">
        <w:rPr>
          <w:rFonts w:ascii="Segoe UI" w:eastAsia="Times New Roman" w:hAnsi="Segoe UI" w:cs="Segoe UI"/>
          <w:color w:val="3A3A3A"/>
          <w:sz w:val="27"/>
          <w:szCs w:val="27"/>
        </w:rPr>
        <w:t xml:space="preserve"> </w:t>
      </w:r>
      <w:r w:rsidRPr="00F57273">
        <w:rPr>
          <w:rFonts w:ascii="Latha" w:eastAsia="Times New Roman" w:hAnsi="Latha" w:cs="Latha"/>
          <w:color w:val="3A3A3A"/>
          <w:sz w:val="27"/>
          <w:szCs w:val="27"/>
        </w:rPr>
        <w:t>வசன</w:t>
      </w:r>
      <w:r w:rsidRPr="00F57273">
        <w:rPr>
          <w:rFonts w:ascii="Segoe UI" w:eastAsia="Times New Roman" w:hAnsi="Segoe UI" w:cs="Segoe UI"/>
          <w:color w:val="3A3A3A"/>
          <w:sz w:val="27"/>
          <w:szCs w:val="27"/>
        </w:rPr>
        <w:t xml:space="preserve"> </w:t>
      </w:r>
      <w:r w:rsidRPr="00F57273">
        <w:rPr>
          <w:rFonts w:ascii="Latha" w:eastAsia="Times New Roman" w:hAnsi="Latha" w:cs="Latha"/>
          <w:color w:val="3A3A3A"/>
          <w:sz w:val="27"/>
          <w:szCs w:val="27"/>
        </w:rPr>
        <w:t>கவிதை</w:t>
      </w:r>
      <w:r w:rsidRPr="00F57273">
        <w:rPr>
          <w:rFonts w:ascii="Segoe UI" w:eastAsia="Times New Roman" w:hAnsi="Segoe UI" w:cs="Segoe UI"/>
          <w:color w:val="3A3A3A"/>
          <w:sz w:val="27"/>
          <w:szCs w:val="27"/>
        </w:rPr>
        <w:t xml:space="preserve"> </w:t>
      </w:r>
      <w:r w:rsidRPr="00F57273">
        <w:rPr>
          <w:rFonts w:ascii="Latha" w:eastAsia="Times New Roman" w:hAnsi="Latha" w:cs="Latha"/>
          <w:color w:val="3A3A3A"/>
          <w:sz w:val="27"/>
          <w:szCs w:val="27"/>
        </w:rPr>
        <w:t>எனப்படும்</w:t>
      </w:r>
      <w:r w:rsidRPr="00F57273">
        <w:rPr>
          <w:rFonts w:ascii="Segoe UI" w:eastAsia="Times New Roman" w:hAnsi="Segoe UI" w:cs="Segoe UI"/>
          <w:color w:val="3A3A3A"/>
          <w:sz w:val="27"/>
          <w:szCs w:val="27"/>
        </w:rPr>
        <w:t>.</w:t>
      </w:r>
    </w:p>
    <w:p w:rsidR="00F57273" w:rsidRPr="00F57273" w:rsidRDefault="00F57273" w:rsidP="00F57273">
      <w:pPr>
        <w:numPr>
          <w:ilvl w:val="0"/>
          <w:numId w:val="17"/>
        </w:num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3A3A3A"/>
          <w:sz w:val="27"/>
          <w:szCs w:val="27"/>
        </w:rPr>
      </w:pPr>
      <w:r w:rsidRPr="00F57273">
        <w:rPr>
          <w:rFonts w:ascii="Latha" w:eastAsia="Times New Roman" w:hAnsi="Latha" w:cs="Latha"/>
          <w:color w:val="3A3A3A"/>
          <w:sz w:val="27"/>
          <w:szCs w:val="27"/>
        </w:rPr>
        <w:t>ஆங்கிலத்தில்</w:t>
      </w:r>
      <w:r w:rsidRPr="00F57273">
        <w:rPr>
          <w:rFonts w:ascii="Segoe UI" w:eastAsia="Times New Roman" w:hAnsi="Segoe UI" w:cs="Segoe UI"/>
          <w:color w:val="3A3A3A"/>
          <w:sz w:val="27"/>
          <w:szCs w:val="27"/>
        </w:rPr>
        <w:t xml:space="preserve"> Prose Poetry </w:t>
      </w:r>
      <w:r w:rsidRPr="00F57273">
        <w:rPr>
          <w:rFonts w:ascii="Latha" w:eastAsia="Times New Roman" w:hAnsi="Latha" w:cs="Latha"/>
          <w:color w:val="3A3A3A"/>
          <w:sz w:val="27"/>
          <w:szCs w:val="27"/>
        </w:rPr>
        <w:t>என்பர்</w:t>
      </w:r>
      <w:r w:rsidRPr="00F57273">
        <w:rPr>
          <w:rFonts w:ascii="Segoe UI" w:eastAsia="Times New Roman" w:hAnsi="Segoe UI" w:cs="Segoe UI"/>
          <w:color w:val="3A3A3A"/>
          <w:sz w:val="27"/>
          <w:szCs w:val="27"/>
        </w:rPr>
        <w:t>.</w:t>
      </w:r>
    </w:p>
    <w:p w:rsidR="00F57273" w:rsidRPr="00F57273" w:rsidRDefault="00F57273" w:rsidP="00F57273">
      <w:pPr>
        <w:numPr>
          <w:ilvl w:val="0"/>
          <w:numId w:val="17"/>
        </w:num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3A3A3A"/>
          <w:sz w:val="27"/>
          <w:szCs w:val="27"/>
        </w:rPr>
      </w:pPr>
      <w:r w:rsidRPr="00F57273">
        <w:rPr>
          <w:rFonts w:ascii="Latha" w:eastAsia="Times New Roman" w:hAnsi="Latha" w:cs="Latha"/>
          <w:color w:val="3A3A3A"/>
          <w:sz w:val="27"/>
          <w:szCs w:val="27"/>
        </w:rPr>
        <w:t>தமிழில்</w:t>
      </w:r>
      <w:r w:rsidRPr="00F57273">
        <w:rPr>
          <w:rFonts w:ascii="Segoe UI" w:eastAsia="Times New Roman" w:hAnsi="Segoe UI" w:cs="Segoe UI"/>
          <w:color w:val="3A3A3A"/>
          <w:sz w:val="27"/>
          <w:szCs w:val="27"/>
        </w:rPr>
        <w:t xml:space="preserve"> </w:t>
      </w:r>
      <w:r w:rsidRPr="00F57273">
        <w:rPr>
          <w:rFonts w:ascii="Latha" w:eastAsia="Times New Roman" w:hAnsi="Latha" w:cs="Latha"/>
          <w:color w:val="3A3A3A"/>
          <w:sz w:val="27"/>
          <w:szCs w:val="27"/>
        </w:rPr>
        <w:t>பாரதியார்</w:t>
      </w:r>
      <w:r w:rsidRPr="00F57273">
        <w:rPr>
          <w:rFonts w:ascii="Segoe UI" w:eastAsia="Times New Roman" w:hAnsi="Segoe UI" w:cs="Segoe UI"/>
          <w:color w:val="3A3A3A"/>
          <w:sz w:val="27"/>
          <w:szCs w:val="27"/>
        </w:rPr>
        <w:t xml:space="preserve"> </w:t>
      </w:r>
      <w:r w:rsidRPr="00F57273">
        <w:rPr>
          <w:rFonts w:ascii="Latha" w:eastAsia="Times New Roman" w:hAnsi="Latha" w:cs="Latha"/>
          <w:color w:val="3A3A3A"/>
          <w:sz w:val="27"/>
          <w:szCs w:val="27"/>
        </w:rPr>
        <w:t>இதனை</w:t>
      </w:r>
      <w:r w:rsidRPr="00F57273">
        <w:rPr>
          <w:rFonts w:ascii="Segoe UI" w:eastAsia="Times New Roman" w:hAnsi="Segoe UI" w:cs="Segoe UI"/>
          <w:color w:val="3A3A3A"/>
          <w:sz w:val="27"/>
          <w:szCs w:val="27"/>
        </w:rPr>
        <w:t xml:space="preserve"> </w:t>
      </w:r>
      <w:r w:rsidRPr="00F57273">
        <w:rPr>
          <w:rFonts w:ascii="Latha" w:eastAsia="Times New Roman" w:hAnsi="Latha" w:cs="Latha"/>
          <w:color w:val="3A3A3A"/>
          <w:sz w:val="27"/>
          <w:szCs w:val="27"/>
        </w:rPr>
        <w:t>அறிமுகம்</w:t>
      </w:r>
      <w:r w:rsidRPr="00F57273">
        <w:rPr>
          <w:rFonts w:ascii="Segoe UI" w:eastAsia="Times New Roman" w:hAnsi="Segoe UI" w:cs="Segoe UI"/>
          <w:color w:val="3A3A3A"/>
          <w:sz w:val="27"/>
          <w:szCs w:val="27"/>
        </w:rPr>
        <w:t xml:space="preserve"> </w:t>
      </w:r>
      <w:r w:rsidRPr="00F57273">
        <w:rPr>
          <w:rFonts w:ascii="Latha" w:eastAsia="Times New Roman" w:hAnsi="Latha" w:cs="Latha"/>
          <w:color w:val="3A3A3A"/>
          <w:sz w:val="27"/>
          <w:szCs w:val="27"/>
        </w:rPr>
        <w:t>செய்தார்</w:t>
      </w:r>
      <w:r w:rsidRPr="00F57273">
        <w:rPr>
          <w:rFonts w:ascii="Segoe UI" w:eastAsia="Times New Roman" w:hAnsi="Segoe UI" w:cs="Segoe UI"/>
          <w:color w:val="3A3A3A"/>
          <w:sz w:val="27"/>
          <w:szCs w:val="27"/>
        </w:rPr>
        <w:t>.</w:t>
      </w:r>
    </w:p>
    <w:p w:rsidR="00F57273" w:rsidRPr="00F57273" w:rsidRDefault="00F57273" w:rsidP="00F57273">
      <w:pPr>
        <w:shd w:val="clear" w:color="auto" w:fill="FFFFFF"/>
        <w:spacing w:after="384" w:line="240" w:lineRule="auto"/>
        <w:textAlignment w:val="baseline"/>
        <w:rPr>
          <w:rFonts w:ascii="Segoe UI" w:eastAsia="Times New Roman" w:hAnsi="Segoe UI" w:cs="Segoe UI"/>
          <w:color w:val="3A3A3A"/>
          <w:sz w:val="27"/>
          <w:szCs w:val="27"/>
        </w:rPr>
      </w:pPr>
      <w:r w:rsidRPr="00F57273">
        <w:rPr>
          <w:rFonts w:ascii="Latha" w:eastAsia="Times New Roman" w:hAnsi="Latha" w:cs="Latha"/>
          <w:color w:val="3A3A3A"/>
          <w:sz w:val="27"/>
          <w:szCs w:val="27"/>
        </w:rPr>
        <w:t>சான்ற</w:t>
      </w:r>
      <w:proofErr w:type="gramStart"/>
      <w:r w:rsidRPr="00F57273">
        <w:rPr>
          <w:rFonts w:ascii="Latha" w:eastAsia="Times New Roman" w:hAnsi="Latha" w:cs="Latha"/>
          <w:color w:val="3A3A3A"/>
          <w:sz w:val="27"/>
          <w:szCs w:val="27"/>
        </w:rPr>
        <w:t>ு</w:t>
      </w:r>
      <w:r w:rsidRPr="00F57273">
        <w:rPr>
          <w:rFonts w:ascii="Segoe UI" w:eastAsia="Times New Roman" w:hAnsi="Segoe UI" w:cs="Segoe UI"/>
          <w:color w:val="3A3A3A"/>
          <w:sz w:val="27"/>
          <w:szCs w:val="27"/>
        </w:rPr>
        <w:t xml:space="preserve"> :</w:t>
      </w:r>
      <w:proofErr w:type="gramEnd"/>
      <w:r w:rsidRPr="00F57273">
        <w:rPr>
          <w:rFonts w:ascii="Segoe UI" w:eastAsia="Times New Roman" w:hAnsi="Segoe UI" w:cs="Segoe UI"/>
          <w:color w:val="3A3A3A"/>
          <w:sz w:val="27"/>
          <w:szCs w:val="27"/>
        </w:rPr>
        <w:br/>
      </w:r>
      <w:r w:rsidRPr="00F57273">
        <w:rPr>
          <w:rFonts w:ascii="Latha" w:eastAsia="Times New Roman" w:hAnsi="Latha" w:cs="Latha"/>
          <w:color w:val="3A3A3A"/>
          <w:sz w:val="27"/>
          <w:szCs w:val="27"/>
        </w:rPr>
        <w:t>இவ்வுலகம்</w:t>
      </w:r>
      <w:r w:rsidRPr="00F57273">
        <w:rPr>
          <w:rFonts w:ascii="Segoe UI" w:eastAsia="Times New Roman" w:hAnsi="Segoe UI" w:cs="Segoe UI"/>
          <w:color w:val="3A3A3A"/>
          <w:sz w:val="27"/>
          <w:szCs w:val="27"/>
        </w:rPr>
        <w:t xml:space="preserve"> </w:t>
      </w:r>
      <w:r w:rsidRPr="00F57273">
        <w:rPr>
          <w:rFonts w:ascii="Latha" w:eastAsia="Times New Roman" w:hAnsi="Latha" w:cs="Latha"/>
          <w:color w:val="3A3A3A"/>
          <w:sz w:val="27"/>
          <w:szCs w:val="27"/>
        </w:rPr>
        <w:t>இனியது</w:t>
      </w:r>
      <w:r w:rsidRPr="00F57273">
        <w:rPr>
          <w:rFonts w:ascii="Segoe UI" w:eastAsia="Times New Roman" w:hAnsi="Segoe UI" w:cs="Segoe UI"/>
          <w:color w:val="3A3A3A"/>
          <w:sz w:val="27"/>
          <w:szCs w:val="27"/>
        </w:rPr>
        <w:t xml:space="preserve">, </w:t>
      </w:r>
      <w:r w:rsidRPr="00F57273">
        <w:rPr>
          <w:rFonts w:ascii="Latha" w:eastAsia="Times New Roman" w:hAnsi="Latha" w:cs="Latha"/>
          <w:color w:val="3A3A3A"/>
          <w:sz w:val="27"/>
          <w:szCs w:val="27"/>
        </w:rPr>
        <w:t>இதிலுள்ள</w:t>
      </w:r>
      <w:r w:rsidRPr="00F57273">
        <w:rPr>
          <w:rFonts w:ascii="Segoe UI" w:eastAsia="Times New Roman" w:hAnsi="Segoe UI" w:cs="Segoe UI"/>
          <w:color w:val="3A3A3A"/>
          <w:sz w:val="27"/>
          <w:szCs w:val="27"/>
        </w:rPr>
        <w:t xml:space="preserve"> </w:t>
      </w:r>
      <w:r w:rsidRPr="00F57273">
        <w:rPr>
          <w:rFonts w:ascii="Latha" w:eastAsia="Times New Roman" w:hAnsi="Latha" w:cs="Latha"/>
          <w:color w:val="3A3A3A"/>
          <w:sz w:val="27"/>
          <w:szCs w:val="27"/>
        </w:rPr>
        <w:t>வான்</w:t>
      </w:r>
      <w:r w:rsidRPr="00F57273">
        <w:rPr>
          <w:rFonts w:ascii="Segoe UI" w:eastAsia="Times New Roman" w:hAnsi="Segoe UI" w:cs="Segoe UI"/>
          <w:color w:val="3A3A3A"/>
          <w:sz w:val="27"/>
          <w:szCs w:val="27"/>
        </w:rPr>
        <w:t xml:space="preserve"> </w:t>
      </w:r>
      <w:r w:rsidRPr="00F57273">
        <w:rPr>
          <w:rFonts w:ascii="Latha" w:eastAsia="Times New Roman" w:hAnsi="Latha" w:cs="Latha"/>
          <w:color w:val="3A3A3A"/>
          <w:sz w:val="27"/>
          <w:szCs w:val="27"/>
        </w:rPr>
        <w:t>இனிமை</w:t>
      </w:r>
      <w:r w:rsidRPr="00F57273">
        <w:rPr>
          <w:rFonts w:ascii="Segoe UI" w:eastAsia="Times New Roman" w:hAnsi="Segoe UI" w:cs="Segoe UI"/>
          <w:color w:val="3A3A3A"/>
          <w:sz w:val="27"/>
          <w:szCs w:val="27"/>
        </w:rPr>
        <w:br/>
      </w:r>
      <w:r w:rsidRPr="00F57273">
        <w:rPr>
          <w:rFonts w:ascii="Latha" w:eastAsia="Times New Roman" w:hAnsi="Latha" w:cs="Latha"/>
          <w:color w:val="3A3A3A"/>
          <w:sz w:val="27"/>
          <w:szCs w:val="27"/>
        </w:rPr>
        <w:t>யுடையது</w:t>
      </w:r>
      <w:r w:rsidRPr="00F57273">
        <w:rPr>
          <w:rFonts w:ascii="Segoe UI" w:eastAsia="Times New Roman" w:hAnsi="Segoe UI" w:cs="Segoe UI"/>
          <w:color w:val="3A3A3A"/>
          <w:sz w:val="27"/>
          <w:szCs w:val="27"/>
        </w:rPr>
        <w:t xml:space="preserve"> </w:t>
      </w:r>
      <w:r w:rsidRPr="00F57273">
        <w:rPr>
          <w:rFonts w:ascii="Latha" w:eastAsia="Times New Roman" w:hAnsi="Latha" w:cs="Latha"/>
          <w:color w:val="3A3A3A"/>
          <w:sz w:val="27"/>
          <w:szCs w:val="27"/>
        </w:rPr>
        <w:t>காற்றும்</w:t>
      </w:r>
      <w:r w:rsidRPr="00F57273">
        <w:rPr>
          <w:rFonts w:ascii="Segoe UI" w:eastAsia="Times New Roman" w:hAnsi="Segoe UI" w:cs="Segoe UI"/>
          <w:color w:val="3A3A3A"/>
          <w:sz w:val="27"/>
          <w:szCs w:val="27"/>
        </w:rPr>
        <w:t xml:space="preserve"> </w:t>
      </w:r>
      <w:r w:rsidRPr="00F57273">
        <w:rPr>
          <w:rFonts w:ascii="Latha" w:eastAsia="Times New Roman" w:hAnsi="Latha" w:cs="Latha"/>
          <w:color w:val="3A3A3A"/>
          <w:sz w:val="27"/>
          <w:szCs w:val="27"/>
        </w:rPr>
        <w:t>இனிது</w:t>
      </w:r>
      <w:r w:rsidRPr="00F57273">
        <w:rPr>
          <w:rFonts w:ascii="Segoe UI" w:eastAsia="Times New Roman" w:hAnsi="Segoe UI" w:cs="Segoe UI"/>
          <w:color w:val="3A3A3A"/>
          <w:sz w:val="27"/>
          <w:szCs w:val="27"/>
        </w:rPr>
        <w:t xml:space="preserve"> – </w:t>
      </w:r>
      <w:r w:rsidRPr="00F57273">
        <w:rPr>
          <w:rFonts w:ascii="Latha" w:eastAsia="Times New Roman" w:hAnsi="Latha" w:cs="Latha"/>
          <w:color w:val="3A3A3A"/>
          <w:sz w:val="27"/>
          <w:szCs w:val="27"/>
        </w:rPr>
        <w:t>பாரதியார்</w:t>
      </w:r>
    </w:p>
    <w:p w:rsidR="00F57273" w:rsidRPr="00F57273" w:rsidRDefault="00566506" w:rsidP="00F57273">
      <w:pPr>
        <w:rPr>
          <w:rFonts w:ascii="Segoe UI" w:eastAsia="Times New Roman" w:hAnsi="Segoe UI" w:cs="Segoe UI"/>
          <w:color w:val="3A3A3A"/>
          <w:sz w:val="27"/>
          <w:szCs w:val="27"/>
        </w:rPr>
      </w:pPr>
      <w:r>
        <w:rPr>
          <w:rFonts w:ascii="Bamini" w:hAnsi="Bamini"/>
          <w:sz w:val="24"/>
          <w:szCs w:val="24"/>
          <w:lang w:val="en-IN"/>
        </w:rPr>
        <w:t xml:space="preserve">17. </w:t>
      </w:r>
      <w:r>
        <w:rPr>
          <w:rFonts w:ascii="Bamini" w:hAnsi="Bamini"/>
          <w:sz w:val="24"/>
          <w:szCs w:val="24"/>
          <w:lang w:val="en-IN"/>
        </w:rPr>
        <w:tab/>
      </w:r>
      <w:r w:rsidR="00F57273" w:rsidRPr="00F57273">
        <w:rPr>
          <w:rFonts w:ascii="Latha" w:eastAsia="Times New Roman" w:hAnsi="Latha" w:cs="Latha"/>
          <w:color w:val="3A3A3A"/>
          <w:sz w:val="27"/>
          <w:szCs w:val="27"/>
        </w:rPr>
        <w:t>சீவக</w:t>
      </w:r>
      <w:r w:rsidR="00F57273" w:rsidRPr="00F57273">
        <w:rPr>
          <w:rFonts w:ascii="Segoe UI" w:eastAsia="Times New Roman" w:hAnsi="Segoe UI" w:cs="Segoe UI"/>
          <w:color w:val="3A3A3A"/>
          <w:sz w:val="27"/>
          <w:szCs w:val="27"/>
        </w:rPr>
        <w:t xml:space="preserve"> </w:t>
      </w:r>
      <w:r w:rsidR="00F57273" w:rsidRPr="00F57273">
        <w:rPr>
          <w:rFonts w:ascii="Latha" w:eastAsia="Times New Roman" w:hAnsi="Latha" w:cs="Latha"/>
          <w:color w:val="3A3A3A"/>
          <w:sz w:val="27"/>
          <w:szCs w:val="27"/>
        </w:rPr>
        <w:t>சிந்தாமணி</w:t>
      </w:r>
      <w:r w:rsidR="00F57273" w:rsidRPr="00F57273">
        <w:rPr>
          <w:rFonts w:ascii="Segoe UI" w:eastAsia="Times New Roman" w:hAnsi="Segoe UI" w:cs="Segoe UI"/>
          <w:color w:val="3A3A3A"/>
          <w:sz w:val="27"/>
          <w:szCs w:val="27"/>
        </w:rPr>
        <w:t>,</w:t>
      </w:r>
    </w:p>
    <w:p w:rsidR="00F57273" w:rsidRPr="00F57273" w:rsidRDefault="00F57273" w:rsidP="00F57273">
      <w:pPr>
        <w:numPr>
          <w:ilvl w:val="0"/>
          <w:numId w:val="18"/>
        </w:num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3A3A3A"/>
          <w:sz w:val="27"/>
          <w:szCs w:val="27"/>
        </w:rPr>
      </w:pPr>
      <w:r w:rsidRPr="00F57273">
        <w:rPr>
          <w:rFonts w:ascii="Latha" w:eastAsia="Times New Roman" w:hAnsi="Latha" w:cs="Latha"/>
          <w:color w:val="3A3A3A"/>
          <w:sz w:val="27"/>
          <w:szCs w:val="27"/>
        </w:rPr>
        <w:t>வளையாபதி</w:t>
      </w:r>
      <w:r w:rsidRPr="00F57273">
        <w:rPr>
          <w:rFonts w:ascii="Segoe UI" w:eastAsia="Times New Roman" w:hAnsi="Segoe UI" w:cs="Segoe UI"/>
          <w:color w:val="3A3A3A"/>
          <w:sz w:val="27"/>
          <w:szCs w:val="27"/>
        </w:rPr>
        <w:t>,</w:t>
      </w:r>
    </w:p>
    <w:p w:rsidR="00F57273" w:rsidRPr="00F57273" w:rsidRDefault="00F57273" w:rsidP="00F57273">
      <w:pPr>
        <w:numPr>
          <w:ilvl w:val="0"/>
          <w:numId w:val="18"/>
        </w:num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3A3A3A"/>
          <w:sz w:val="27"/>
          <w:szCs w:val="27"/>
        </w:rPr>
      </w:pPr>
      <w:r w:rsidRPr="00F57273">
        <w:rPr>
          <w:rFonts w:ascii="Latha" w:eastAsia="Times New Roman" w:hAnsi="Latha" w:cs="Latha"/>
          <w:color w:val="3A3A3A"/>
          <w:sz w:val="27"/>
          <w:szCs w:val="27"/>
        </w:rPr>
        <w:t>குண்டலகேசி</w:t>
      </w:r>
      <w:r w:rsidRPr="00F57273">
        <w:rPr>
          <w:rFonts w:ascii="Segoe UI" w:eastAsia="Times New Roman" w:hAnsi="Segoe UI" w:cs="Segoe UI"/>
          <w:color w:val="3A3A3A"/>
          <w:sz w:val="27"/>
          <w:szCs w:val="27"/>
        </w:rPr>
        <w:br/>
      </w:r>
      <w:r w:rsidRPr="00F57273">
        <w:rPr>
          <w:rFonts w:ascii="Latha" w:eastAsia="Times New Roman" w:hAnsi="Latha" w:cs="Latha"/>
          <w:color w:val="3A3A3A"/>
          <w:sz w:val="27"/>
          <w:szCs w:val="27"/>
        </w:rPr>
        <w:t>இவையாவும்</w:t>
      </w:r>
      <w:r w:rsidRPr="00F57273">
        <w:rPr>
          <w:rFonts w:ascii="Segoe UI" w:eastAsia="Times New Roman" w:hAnsi="Segoe UI" w:cs="Segoe UI"/>
          <w:color w:val="3A3A3A"/>
          <w:sz w:val="27"/>
          <w:szCs w:val="27"/>
        </w:rPr>
        <w:t xml:space="preserve"> </w:t>
      </w:r>
      <w:r w:rsidRPr="00F57273">
        <w:rPr>
          <w:rFonts w:ascii="Latha" w:eastAsia="Times New Roman" w:hAnsi="Latha" w:cs="Latha"/>
          <w:color w:val="3A3A3A"/>
          <w:sz w:val="27"/>
          <w:szCs w:val="27"/>
        </w:rPr>
        <w:t>எஞ்சிய</w:t>
      </w:r>
      <w:r w:rsidRPr="00F57273">
        <w:rPr>
          <w:rFonts w:ascii="Segoe UI" w:eastAsia="Times New Roman" w:hAnsi="Segoe UI" w:cs="Segoe UI"/>
          <w:color w:val="3A3A3A"/>
          <w:sz w:val="27"/>
          <w:szCs w:val="27"/>
        </w:rPr>
        <w:t xml:space="preserve"> </w:t>
      </w:r>
      <w:r w:rsidRPr="00F57273">
        <w:rPr>
          <w:rFonts w:ascii="Latha" w:eastAsia="Times New Roman" w:hAnsi="Latha" w:cs="Latha"/>
          <w:color w:val="3A3A3A"/>
          <w:sz w:val="27"/>
          <w:szCs w:val="27"/>
        </w:rPr>
        <w:t>ஐம்பெருங்காப்பியங்கள்</w:t>
      </w:r>
      <w:r w:rsidRPr="00F57273">
        <w:rPr>
          <w:rFonts w:ascii="Segoe UI" w:eastAsia="Times New Roman" w:hAnsi="Segoe UI" w:cs="Segoe UI"/>
          <w:color w:val="3A3A3A"/>
          <w:sz w:val="27"/>
          <w:szCs w:val="27"/>
        </w:rPr>
        <w:t xml:space="preserve"> </w:t>
      </w:r>
      <w:r w:rsidRPr="00F57273">
        <w:rPr>
          <w:rFonts w:ascii="Latha" w:eastAsia="Times New Roman" w:hAnsi="Latha" w:cs="Latha"/>
          <w:color w:val="3A3A3A"/>
          <w:sz w:val="27"/>
          <w:szCs w:val="27"/>
        </w:rPr>
        <w:t>ஆகும்</w:t>
      </w:r>
      <w:r w:rsidRPr="00F57273">
        <w:rPr>
          <w:rFonts w:ascii="Segoe UI" w:eastAsia="Times New Roman" w:hAnsi="Segoe UI" w:cs="Segoe UI"/>
          <w:color w:val="3A3A3A"/>
          <w:sz w:val="27"/>
          <w:szCs w:val="27"/>
        </w:rPr>
        <w:t>.</w:t>
      </w:r>
    </w:p>
    <w:p w:rsidR="00F57273" w:rsidRDefault="00F57273" w:rsidP="00AD67A9">
      <w:pPr>
        <w:rPr>
          <w:rFonts w:ascii="Bamini" w:hAnsi="Bamini"/>
          <w:sz w:val="24"/>
          <w:szCs w:val="24"/>
          <w:lang w:val="en-IN"/>
        </w:rPr>
      </w:pPr>
    </w:p>
    <w:p w:rsidR="00F57273" w:rsidRDefault="00566506" w:rsidP="00AD67A9">
      <w:pPr>
        <w:rPr>
          <w:rFonts w:ascii="Bamini" w:hAnsi="Bamini"/>
          <w:sz w:val="24"/>
          <w:szCs w:val="24"/>
          <w:lang w:val="en-IN"/>
        </w:rPr>
      </w:pPr>
      <w:r>
        <w:rPr>
          <w:rFonts w:ascii="Bamini" w:hAnsi="Bamini"/>
          <w:sz w:val="24"/>
          <w:szCs w:val="24"/>
          <w:lang w:val="en-IN"/>
        </w:rPr>
        <w:t>18.</w:t>
      </w:r>
      <w:r w:rsidR="00F57273">
        <w:rPr>
          <w:rFonts w:ascii="Bamini" w:hAnsi="Bamini"/>
          <w:sz w:val="24"/>
          <w:szCs w:val="24"/>
          <w:lang w:val="en-IN"/>
        </w:rPr>
        <w:tab/>
      </w:r>
      <w:proofErr w:type="gramStart"/>
      <w:r w:rsidR="00F57273">
        <w:rPr>
          <w:rFonts w:ascii="Bamini" w:hAnsi="Bamini"/>
          <w:sz w:val="24"/>
          <w:szCs w:val="24"/>
          <w:lang w:val="en-IN"/>
        </w:rPr>
        <w:t>gy;</w:t>
      </w:r>
      <w:proofErr w:type="gramEnd"/>
      <w:r w:rsidR="00F57273">
        <w:rPr>
          <w:rFonts w:ascii="Bamini" w:hAnsi="Bamini"/>
          <w:sz w:val="24"/>
          <w:szCs w:val="24"/>
          <w:lang w:val="en-IN"/>
        </w:rPr>
        <w:t>yhH gifnfhsypd; gj;jLj;j jPikj;Nj</w:t>
      </w:r>
    </w:p>
    <w:p w:rsidR="00F57273" w:rsidRDefault="00F57273" w:rsidP="00AD67A9">
      <w:pPr>
        <w:rPr>
          <w:rFonts w:ascii="Bamini" w:hAnsi="Bamini"/>
          <w:sz w:val="24"/>
          <w:szCs w:val="24"/>
          <w:lang w:val="en-IN"/>
        </w:rPr>
      </w:pPr>
      <w:r>
        <w:rPr>
          <w:rFonts w:ascii="Bamini" w:hAnsi="Bamini"/>
          <w:sz w:val="24"/>
          <w:szCs w:val="24"/>
          <w:lang w:val="en-IN"/>
        </w:rPr>
        <w:tab/>
      </w:r>
      <w:proofErr w:type="gramStart"/>
      <w:r>
        <w:rPr>
          <w:rFonts w:ascii="Bamini" w:hAnsi="Bamini"/>
          <w:sz w:val="24"/>
          <w:szCs w:val="24"/>
          <w:lang w:val="en-IN"/>
        </w:rPr>
        <w:t>ey;</w:t>
      </w:r>
      <w:proofErr w:type="gramEnd"/>
      <w:r>
        <w:rPr>
          <w:rFonts w:ascii="Bamini" w:hAnsi="Bamini"/>
          <w:sz w:val="24"/>
          <w:szCs w:val="24"/>
          <w:lang w:val="en-IN"/>
        </w:rPr>
        <w:t>yhH njhlHif tply;.</w:t>
      </w:r>
      <w:r w:rsidR="00566506">
        <w:rPr>
          <w:rFonts w:ascii="Bamini" w:hAnsi="Bamini"/>
          <w:sz w:val="24"/>
          <w:szCs w:val="24"/>
          <w:lang w:val="en-IN"/>
        </w:rPr>
        <w:t xml:space="preserve"> </w:t>
      </w:r>
    </w:p>
    <w:p w:rsidR="00360925" w:rsidRDefault="00AD67A9" w:rsidP="00360925">
      <w:pPr>
        <w:pStyle w:val="NormalWeb"/>
        <w:shd w:val="clear" w:color="auto" w:fill="FFFFFF"/>
        <w:spacing w:before="0" w:beforeAutospacing="0" w:after="384" w:afterAutospacing="0"/>
        <w:textAlignment w:val="baseline"/>
        <w:rPr>
          <w:rFonts w:ascii="Segoe UI" w:hAnsi="Segoe UI" w:cs="Segoe UI"/>
          <w:color w:val="3A3A3A"/>
          <w:sz w:val="27"/>
          <w:szCs w:val="27"/>
        </w:rPr>
      </w:pPr>
      <w:r>
        <w:rPr>
          <w:rFonts w:ascii="Bamini" w:hAnsi="Bamini"/>
          <w:lang w:val="en-IN"/>
        </w:rPr>
        <w:t>19.</w:t>
      </w:r>
      <w:r w:rsidR="00360925">
        <w:rPr>
          <w:rFonts w:ascii="Bamini" w:hAnsi="Bamini"/>
          <w:lang w:val="en-IN"/>
        </w:rPr>
        <w:t xml:space="preserve"> </w:t>
      </w:r>
      <w:r w:rsidR="00360925">
        <w:rPr>
          <w:rFonts w:ascii="Latha" w:hAnsi="Latha" w:cs="Latha"/>
          <w:color w:val="3A3A3A"/>
          <w:sz w:val="27"/>
          <w:szCs w:val="27"/>
        </w:rPr>
        <w:t>மருத்துவர்</w:t>
      </w:r>
      <w:r w:rsidR="00360925">
        <w:rPr>
          <w:rFonts w:ascii="Segoe UI" w:hAnsi="Segoe UI" w:cs="Segoe UI"/>
          <w:color w:val="3A3A3A"/>
          <w:sz w:val="27"/>
          <w:szCs w:val="27"/>
        </w:rPr>
        <w:t xml:space="preserve"> </w:t>
      </w:r>
      <w:r w:rsidR="00360925">
        <w:rPr>
          <w:rFonts w:ascii="Latha" w:hAnsi="Latha" w:cs="Latha"/>
          <w:color w:val="3A3A3A"/>
          <w:sz w:val="27"/>
          <w:szCs w:val="27"/>
        </w:rPr>
        <w:t>உடலில்</w:t>
      </w:r>
      <w:r w:rsidR="00360925">
        <w:rPr>
          <w:rFonts w:ascii="Segoe UI" w:hAnsi="Segoe UI" w:cs="Segoe UI"/>
          <w:color w:val="3A3A3A"/>
          <w:sz w:val="27"/>
          <w:szCs w:val="27"/>
        </w:rPr>
        <w:t xml:space="preserve"> </w:t>
      </w:r>
      <w:r w:rsidR="00360925">
        <w:rPr>
          <w:rFonts w:ascii="Latha" w:hAnsi="Latha" w:cs="Latha"/>
          <w:color w:val="3A3A3A"/>
          <w:sz w:val="27"/>
          <w:szCs w:val="27"/>
        </w:rPr>
        <w:t>ஏற்பட்ட</w:t>
      </w:r>
      <w:r w:rsidR="00360925">
        <w:rPr>
          <w:rFonts w:ascii="Segoe UI" w:hAnsi="Segoe UI" w:cs="Segoe UI"/>
          <w:color w:val="3A3A3A"/>
          <w:sz w:val="27"/>
          <w:szCs w:val="27"/>
        </w:rPr>
        <w:t xml:space="preserve"> </w:t>
      </w:r>
      <w:r w:rsidR="00360925">
        <w:rPr>
          <w:rFonts w:ascii="Latha" w:hAnsi="Latha" w:cs="Latha"/>
          <w:color w:val="3A3A3A"/>
          <w:sz w:val="27"/>
          <w:szCs w:val="27"/>
        </w:rPr>
        <w:t>புண்ணைத்</w:t>
      </w:r>
      <w:r w:rsidR="00360925">
        <w:rPr>
          <w:rFonts w:ascii="Segoe UI" w:hAnsi="Segoe UI" w:cs="Segoe UI"/>
          <w:color w:val="3A3A3A"/>
          <w:sz w:val="27"/>
          <w:szCs w:val="27"/>
        </w:rPr>
        <w:t xml:space="preserve"> </w:t>
      </w:r>
      <w:r w:rsidR="00360925">
        <w:rPr>
          <w:rFonts w:ascii="Latha" w:hAnsi="Latha" w:cs="Latha"/>
          <w:color w:val="3A3A3A"/>
          <w:sz w:val="27"/>
          <w:szCs w:val="27"/>
        </w:rPr>
        <w:t>துன்பம்</w:t>
      </w:r>
      <w:r w:rsidR="00360925">
        <w:rPr>
          <w:rFonts w:ascii="Segoe UI" w:hAnsi="Segoe UI" w:cs="Segoe UI"/>
          <w:color w:val="3A3A3A"/>
          <w:sz w:val="27"/>
          <w:szCs w:val="27"/>
        </w:rPr>
        <w:t xml:space="preserve"> </w:t>
      </w:r>
      <w:r w:rsidR="00360925">
        <w:rPr>
          <w:rFonts w:ascii="Latha" w:hAnsi="Latha" w:cs="Latha"/>
          <w:color w:val="3A3A3A"/>
          <w:sz w:val="27"/>
          <w:szCs w:val="27"/>
        </w:rPr>
        <w:t>தரும்படி</w:t>
      </w:r>
      <w:r w:rsidR="00360925">
        <w:rPr>
          <w:rFonts w:ascii="Segoe UI" w:hAnsi="Segoe UI" w:cs="Segoe UI"/>
          <w:color w:val="3A3A3A"/>
          <w:sz w:val="27"/>
          <w:szCs w:val="27"/>
        </w:rPr>
        <w:t xml:space="preserve"> </w:t>
      </w:r>
      <w:r w:rsidR="00360925">
        <w:rPr>
          <w:rFonts w:ascii="Latha" w:hAnsi="Latha" w:cs="Latha"/>
          <w:color w:val="3A3A3A"/>
          <w:sz w:val="27"/>
          <w:szCs w:val="27"/>
        </w:rPr>
        <w:t>கத்தியால்</w:t>
      </w:r>
      <w:r w:rsidR="00360925">
        <w:rPr>
          <w:rFonts w:ascii="Segoe UI" w:hAnsi="Segoe UI" w:cs="Segoe UI"/>
          <w:color w:val="3A3A3A"/>
          <w:sz w:val="27"/>
          <w:szCs w:val="27"/>
        </w:rPr>
        <w:t xml:space="preserve"> </w:t>
      </w:r>
      <w:r w:rsidR="00360925">
        <w:rPr>
          <w:rFonts w:ascii="Latha" w:hAnsi="Latha" w:cs="Latha"/>
          <w:color w:val="3A3A3A"/>
          <w:sz w:val="27"/>
          <w:szCs w:val="27"/>
        </w:rPr>
        <w:t>அறுத்துச்</w:t>
      </w:r>
      <w:r w:rsidR="00360925">
        <w:rPr>
          <w:rFonts w:ascii="Segoe UI" w:hAnsi="Segoe UI" w:cs="Segoe UI"/>
          <w:color w:val="3A3A3A"/>
          <w:sz w:val="27"/>
          <w:szCs w:val="27"/>
        </w:rPr>
        <w:t xml:space="preserve"> </w:t>
      </w:r>
      <w:r w:rsidR="00360925">
        <w:rPr>
          <w:rFonts w:ascii="Latha" w:hAnsi="Latha" w:cs="Latha"/>
          <w:color w:val="3A3A3A"/>
          <w:sz w:val="27"/>
          <w:szCs w:val="27"/>
        </w:rPr>
        <w:t>சுட்டாலும்</w:t>
      </w:r>
      <w:r w:rsidR="00360925">
        <w:rPr>
          <w:rFonts w:ascii="Segoe UI" w:hAnsi="Segoe UI" w:cs="Segoe UI"/>
          <w:color w:val="3A3A3A"/>
          <w:sz w:val="27"/>
          <w:szCs w:val="27"/>
        </w:rPr>
        <w:t xml:space="preserve"> </w:t>
      </w:r>
      <w:r w:rsidR="00360925">
        <w:rPr>
          <w:rFonts w:ascii="Latha" w:hAnsi="Latha" w:cs="Latha"/>
          <w:color w:val="3A3A3A"/>
          <w:sz w:val="27"/>
          <w:szCs w:val="27"/>
        </w:rPr>
        <w:t>அத்துன்பம்</w:t>
      </w:r>
      <w:r w:rsidR="00360925">
        <w:rPr>
          <w:rFonts w:ascii="Segoe UI" w:hAnsi="Segoe UI" w:cs="Segoe UI"/>
          <w:color w:val="3A3A3A"/>
          <w:sz w:val="27"/>
          <w:szCs w:val="27"/>
        </w:rPr>
        <w:t xml:space="preserve"> </w:t>
      </w:r>
      <w:r w:rsidR="00360925">
        <w:rPr>
          <w:rFonts w:ascii="Latha" w:hAnsi="Latha" w:cs="Latha"/>
          <w:color w:val="3A3A3A"/>
          <w:sz w:val="27"/>
          <w:szCs w:val="27"/>
        </w:rPr>
        <w:t>தனக்கு</w:t>
      </w:r>
      <w:r w:rsidR="00360925">
        <w:rPr>
          <w:rFonts w:ascii="Segoe UI" w:hAnsi="Segoe UI" w:cs="Segoe UI"/>
          <w:color w:val="3A3A3A"/>
          <w:sz w:val="27"/>
          <w:szCs w:val="27"/>
        </w:rPr>
        <w:t xml:space="preserve"> </w:t>
      </w:r>
      <w:r w:rsidR="00360925">
        <w:rPr>
          <w:rFonts w:ascii="Latha" w:hAnsi="Latha" w:cs="Latha"/>
          <w:color w:val="3A3A3A"/>
          <w:sz w:val="27"/>
          <w:szCs w:val="27"/>
        </w:rPr>
        <w:t>நன்மையே</w:t>
      </w:r>
      <w:r w:rsidR="00360925">
        <w:rPr>
          <w:rFonts w:ascii="Segoe UI" w:hAnsi="Segoe UI" w:cs="Segoe UI"/>
          <w:color w:val="3A3A3A"/>
          <w:sz w:val="27"/>
          <w:szCs w:val="27"/>
        </w:rPr>
        <w:t xml:space="preserve"> </w:t>
      </w:r>
      <w:r w:rsidR="00360925">
        <w:rPr>
          <w:rFonts w:ascii="Latha" w:hAnsi="Latha" w:cs="Latha"/>
          <w:color w:val="3A3A3A"/>
          <w:sz w:val="27"/>
          <w:szCs w:val="27"/>
        </w:rPr>
        <w:t>என்று</w:t>
      </w:r>
      <w:r w:rsidR="00360925">
        <w:rPr>
          <w:rFonts w:ascii="Segoe UI" w:hAnsi="Segoe UI" w:cs="Segoe UI"/>
          <w:color w:val="3A3A3A"/>
          <w:sz w:val="27"/>
          <w:szCs w:val="27"/>
        </w:rPr>
        <w:t xml:space="preserve"> </w:t>
      </w:r>
      <w:r w:rsidR="00360925">
        <w:rPr>
          <w:rFonts w:ascii="Latha" w:hAnsi="Latha" w:cs="Latha"/>
          <w:color w:val="3A3A3A"/>
          <w:sz w:val="27"/>
          <w:szCs w:val="27"/>
        </w:rPr>
        <w:t>உணர்ந்து</w:t>
      </w:r>
      <w:r w:rsidR="00360925">
        <w:rPr>
          <w:rFonts w:ascii="Segoe UI" w:hAnsi="Segoe UI" w:cs="Segoe UI"/>
          <w:color w:val="3A3A3A"/>
          <w:sz w:val="27"/>
          <w:szCs w:val="27"/>
        </w:rPr>
        <w:t xml:space="preserve"> </w:t>
      </w:r>
      <w:r w:rsidR="00360925">
        <w:rPr>
          <w:rFonts w:ascii="Latha" w:hAnsi="Latha" w:cs="Latha"/>
          <w:color w:val="3A3A3A"/>
          <w:sz w:val="27"/>
          <w:szCs w:val="27"/>
        </w:rPr>
        <w:t>நோயாளி</w:t>
      </w:r>
      <w:r w:rsidR="00360925">
        <w:rPr>
          <w:rFonts w:ascii="Segoe UI" w:hAnsi="Segoe UI" w:cs="Segoe UI"/>
          <w:color w:val="3A3A3A"/>
          <w:sz w:val="27"/>
          <w:szCs w:val="27"/>
        </w:rPr>
        <w:t xml:space="preserve"> </w:t>
      </w:r>
      <w:r w:rsidR="00360925">
        <w:rPr>
          <w:rFonts w:ascii="Latha" w:hAnsi="Latha" w:cs="Latha"/>
          <w:color w:val="3A3A3A"/>
          <w:sz w:val="27"/>
          <w:szCs w:val="27"/>
        </w:rPr>
        <w:t>மருத்துவர்</w:t>
      </w:r>
      <w:r w:rsidR="00360925">
        <w:rPr>
          <w:rFonts w:ascii="Segoe UI" w:hAnsi="Segoe UI" w:cs="Segoe UI"/>
          <w:color w:val="3A3A3A"/>
          <w:sz w:val="27"/>
          <w:szCs w:val="27"/>
        </w:rPr>
        <w:t xml:space="preserve"> </w:t>
      </w:r>
      <w:r w:rsidR="00360925">
        <w:rPr>
          <w:rFonts w:ascii="Latha" w:hAnsi="Latha" w:cs="Latha"/>
          <w:color w:val="3A3A3A"/>
          <w:sz w:val="27"/>
          <w:szCs w:val="27"/>
        </w:rPr>
        <w:t>மீது</w:t>
      </w:r>
      <w:r w:rsidR="00360925">
        <w:rPr>
          <w:rFonts w:ascii="Segoe UI" w:hAnsi="Segoe UI" w:cs="Segoe UI"/>
          <w:color w:val="3A3A3A"/>
          <w:sz w:val="27"/>
          <w:szCs w:val="27"/>
        </w:rPr>
        <w:t xml:space="preserve"> </w:t>
      </w:r>
      <w:r w:rsidR="00360925">
        <w:rPr>
          <w:rFonts w:ascii="Latha" w:hAnsi="Latha" w:cs="Latha"/>
          <w:color w:val="3A3A3A"/>
          <w:sz w:val="27"/>
          <w:szCs w:val="27"/>
        </w:rPr>
        <w:t>அன்பு</w:t>
      </w:r>
      <w:r w:rsidR="00360925">
        <w:rPr>
          <w:rFonts w:ascii="Segoe UI" w:hAnsi="Segoe UI" w:cs="Segoe UI"/>
          <w:color w:val="3A3A3A"/>
          <w:sz w:val="27"/>
          <w:szCs w:val="27"/>
        </w:rPr>
        <w:t xml:space="preserve"> </w:t>
      </w:r>
      <w:r w:rsidR="00360925">
        <w:rPr>
          <w:rFonts w:ascii="Latha" w:hAnsi="Latha" w:cs="Latha"/>
          <w:color w:val="3A3A3A"/>
          <w:sz w:val="27"/>
          <w:szCs w:val="27"/>
        </w:rPr>
        <w:t>காட்டுவார்</w:t>
      </w:r>
      <w:r w:rsidR="00360925">
        <w:rPr>
          <w:rFonts w:ascii="Segoe UI" w:hAnsi="Segoe UI" w:cs="Segoe UI"/>
          <w:color w:val="3A3A3A"/>
          <w:sz w:val="27"/>
          <w:szCs w:val="27"/>
        </w:rPr>
        <w:t>.</w:t>
      </w:r>
    </w:p>
    <w:p w:rsidR="00360925" w:rsidRPr="00360925" w:rsidRDefault="00D6511A" w:rsidP="00360925">
      <w:pPr>
        <w:pStyle w:val="NormalWeb"/>
        <w:shd w:val="clear" w:color="auto" w:fill="FFFFFF"/>
        <w:spacing w:before="0" w:beforeAutospacing="0" w:after="384" w:afterAutospacing="0"/>
        <w:textAlignment w:val="baseline"/>
        <w:rPr>
          <w:rFonts w:ascii="Segoe UI" w:hAnsi="Segoe UI" w:cs="Segoe UI"/>
          <w:color w:val="3A3A3A"/>
          <w:sz w:val="27"/>
          <w:szCs w:val="27"/>
        </w:rPr>
      </w:pPr>
      <w:r>
        <w:rPr>
          <w:rFonts w:ascii="Bamini" w:hAnsi="Bamini"/>
          <w:lang w:val="en-IN"/>
        </w:rPr>
        <w:t xml:space="preserve">20. </w:t>
      </w:r>
      <w:r w:rsidR="00360925" w:rsidRPr="00360925">
        <w:rPr>
          <w:rFonts w:ascii="Latha" w:hAnsi="Latha" w:cs="Latha"/>
          <w:color w:val="3A3A3A"/>
          <w:sz w:val="27"/>
          <w:szCs w:val="27"/>
        </w:rPr>
        <w:t>தாய்மொழித்</w:t>
      </w:r>
      <w:r w:rsidR="00360925" w:rsidRPr="00360925">
        <w:rPr>
          <w:rFonts w:ascii="Segoe UI" w:hAnsi="Segoe UI" w:cs="Segoe UI"/>
          <w:color w:val="3A3A3A"/>
          <w:sz w:val="27"/>
          <w:szCs w:val="27"/>
        </w:rPr>
        <w:t xml:space="preserve"> </w:t>
      </w:r>
      <w:r w:rsidR="00360925" w:rsidRPr="00360925">
        <w:rPr>
          <w:rFonts w:ascii="Latha" w:hAnsi="Latha" w:cs="Latha"/>
          <w:color w:val="3A3A3A"/>
          <w:sz w:val="27"/>
          <w:szCs w:val="27"/>
        </w:rPr>
        <w:t>தமிழும்</w:t>
      </w:r>
      <w:r w:rsidR="00360925" w:rsidRPr="00360925">
        <w:rPr>
          <w:rFonts w:ascii="Segoe UI" w:hAnsi="Segoe UI" w:cs="Segoe UI"/>
          <w:color w:val="3A3A3A"/>
          <w:sz w:val="27"/>
          <w:szCs w:val="27"/>
        </w:rPr>
        <w:t xml:space="preserve"> </w:t>
      </w:r>
      <w:r w:rsidR="00360925" w:rsidRPr="00360925">
        <w:rPr>
          <w:rFonts w:ascii="Latha" w:hAnsi="Latha" w:cs="Latha"/>
          <w:color w:val="3A3A3A"/>
          <w:sz w:val="27"/>
          <w:szCs w:val="27"/>
        </w:rPr>
        <w:t>உலகப்பொதுமொழி</w:t>
      </w:r>
      <w:r w:rsidR="00360925" w:rsidRPr="00360925">
        <w:rPr>
          <w:rFonts w:ascii="Segoe UI" w:hAnsi="Segoe UI" w:cs="Segoe UI"/>
          <w:color w:val="3A3A3A"/>
          <w:sz w:val="27"/>
          <w:szCs w:val="27"/>
        </w:rPr>
        <w:t xml:space="preserve"> </w:t>
      </w:r>
      <w:r w:rsidR="00360925" w:rsidRPr="00360925">
        <w:rPr>
          <w:rFonts w:ascii="Latha" w:hAnsi="Latha" w:cs="Latha"/>
          <w:color w:val="3A3A3A"/>
          <w:sz w:val="27"/>
          <w:szCs w:val="27"/>
        </w:rPr>
        <w:t>ஆங்கிலமும்</w:t>
      </w:r>
      <w:r w:rsidR="00360925" w:rsidRPr="00360925">
        <w:rPr>
          <w:rFonts w:ascii="Segoe UI" w:hAnsi="Segoe UI" w:cs="Segoe UI"/>
          <w:color w:val="3A3A3A"/>
          <w:sz w:val="27"/>
          <w:szCs w:val="27"/>
        </w:rPr>
        <w:t xml:space="preserve"> </w:t>
      </w:r>
      <w:r w:rsidR="00360925" w:rsidRPr="00360925">
        <w:rPr>
          <w:rFonts w:ascii="Latha" w:hAnsi="Latha" w:cs="Latha"/>
          <w:color w:val="3A3A3A"/>
          <w:sz w:val="27"/>
          <w:szCs w:val="27"/>
        </w:rPr>
        <w:t>தவிர</w:t>
      </w:r>
      <w:r w:rsidR="00360925" w:rsidRPr="00360925">
        <w:rPr>
          <w:rFonts w:ascii="Segoe UI" w:hAnsi="Segoe UI" w:cs="Segoe UI"/>
          <w:color w:val="3A3A3A"/>
          <w:sz w:val="27"/>
          <w:szCs w:val="27"/>
        </w:rPr>
        <w:t xml:space="preserve">, </w:t>
      </w:r>
      <w:r w:rsidR="00360925" w:rsidRPr="00360925">
        <w:rPr>
          <w:rFonts w:ascii="Latha" w:hAnsi="Latha" w:cs="Latha"/>
          <w:color w:val="3A3A3A"/>
          <w:sz w:val="27"/>
          <w:szCs w:val="27"/>
        </w:rPr>
        <w:t>நான்</w:t>
      </w:r>
      <w:r w:rsidR="00360925" w:rsidRPr="00360925">
        <w:rPr>
          <w:rFonts w:ascii="Segoe UI" w:hAnsi="Segoe UI" w:cs="Segoe UI"/>
          <w:color w:val="3A3A3A"/>
          <w:sz w:val="27"/>
          <w:szCs w:val="27"/>
        </w:rPr>
        <w:t xml:space="preserve"> </w:t>
      </w:r>
      <w:r w:rsidR="00360925" w:rsidRPr="00360925">
        <w:rPr>
          <w:rFonts w:ascii="Latha" w:hAnsi="Latha" w:cs="Latha"/>
          <w:color w:val="3A3A3A"/>
          <w:sz w:val="27"/>
          <w:szCs w:val="27"/>
        </w:rPr>
        <w:t>கற்க</w:t>
      </w:r>
      <w:r w:rsidR="00360925" w:rsidRPr="00360925">
        <w:rPr>
          <w:rFonts w:ascii="Segoe UI" w:hAnsi="Segoe UI" w:cs="Segoe UI"/>
          <w:color w:val="3A3A3A"/>
          <w:sz w:val="27"/>
          <w:szCs w:val="27"/>
        </w:rPr>
        <w:t xml:space="preserve"> </w:t>
      </w:r>
      <w:r w:rsidR="00360925" w:rsidRPr="00360925">
        <w:rPr>
          <w:rFonts w:ascii="Latha" w:hAnsi="Latha" w:cs="Latha"/>
          <w:color w:val="3A3A3A"/>
          <w:sz w:val="27"/>
          <w:szCs w:val="27"/>
        </w:rPr>
        <w:t>விரும்பும்</w:t>
      </w:r>
      <w:r w:rsidR="00360925" w:rsidRPr="00360925">
        <w:rPr>
          <w:rFonts w:ascii="Segoe UI" w:hAnsi="Segoe UI" w:cs="Segoe UI"/>
          <w:color w:val="3A3A3A"/>
          <w:sz w:val="27"/>
          <w:szCs w:val="27"/>
        </w:rPr>
        <w:t xml:space="preserve"> </w:t>
      </w:r>
      <w:r w:rsidR="00360925" w:rsidRPr="00360925">
        <w:rPr>
          <w:rFonts w:ascii="Latha" w:hAnsi="Latha" w:cs="Latha"/>
          <w:color w:val="3A3A3A"/>
          <w:sz w:val="27"/>
          <w:szCs w:val="27"/>
        </w:rPr>
        <w:t>மொழி</w:t>
      </w:r>
      <w:r w:rsidR="00360925" w:rsidRPr="00360925">
        <w:rPr>
          <w:rFonts w:ascii="Segoe UI" w:hAnsi="Segoe UI" w:cs="Segoe UI"/>
          <w:color w:val="3A3A3A"/>
          <w:sz w:val="27"/>
          <w:szCs w:val="27"/>
        </w:rPr>
        <w:t xml:space="preserve"> </w:t>
      </w:r>
      <w:r w:rsidR="00360925" w:rsidRPr="00360925">
        <w:rPr>
          <w:rFonts w:ascii="Latha" w:hAnsi="Latha" w:cs="Latha"/>
          <w:color w:val="3A3A3A"/>
          <w:sz w:val="27"/>
          <w:szCs w:val="27"/>
        </w:rPr>
        <w:t>இந்தி</w:t>
      </w:r>
      <w:r w:rsidR="00360925" w:rsidRPr="00360925">
        <w:rPr>
          <w:rFonts w:ascii="Segoe UI" w:hAnsi="Segoe UI" w:cs="Segoe UI"/>
          <w:color w:val="3A3A3A"/>
          <w:sz w:val="27"/>
          <w:szCs w:val="27"/>
        </w:rPr>
        <w:t>.</w:t>
      </w:r>
    </w:p>
    <w:p w:rsidR="00360925" w:rsidRPr="00360925" w:rsidRDefault="00360925" w:rsidP="00360925">
      <w:pPr>
        <w:shd w:val="clear" w:color="auto" w:fill="FFFFFF"/>
        <w:spacing w:after="384" w:line="240" w:lineRule="auto"/>
        <w:textAlignment w:val="baseline"/>
        <w:rPr>
          <w:rFonts w:ascii="Segoe UI" w:eastAsia="Times New Roman" w:hAnsi="Segoe UI" w:cs="Segoe UI"/>
          <w:color w:val="3A3A3A"/>
          <w:sz w:val="27"/>
          <w:szCs w:val="27"/>
        </w:rPr>
      </w:pPr>
      <w:r w:rsidRPr="00360925">
        <w:rPr>
          <w:rFonts w:ascii="Latha" w:eastAsia="Times New Roman" w:hAnsi="Latha" w:cs="Latha"/>
          <w:color w:val="3A3A3A"/>
          <w:sz w:val="27"/>
          <w:szCs w:val="27"/>
        </w:rPr>
        <w:t>இந்தி</w:t>
      </w:r>
      <w:r w:rsidRPr="00360925">
        <w:rPr>
          <w:rFonts w:ascii="Segoe UI" w:eastAsia="Times New Roman" w:hAnsi="Segoe UI" w:cs="Segoe UI"/>
          <w:color w:val="3A3A3A"/>
          <w:sz w:val="27"/>
          <w:szCs w:val="27"/>
        </w:rPr>
        <w:t xml:space="preserve"> </w:t>
      </w:r>
      <w:r w:rsidRPr="00360925">
        <w:rPr>
          <w:rFonts w:ascii="Latha" w:eastAsia="Times New Roman" w:hAnsi="Latha" w:cs="Latha"/>
          <w:color w:val="3A3A3A"/>
          <w:sz w:val="27"/>
          <w:szCs w:val="27"/>
        </w:rPr>
        <w:t>கற்க</w:t>
      </w:r>
      <w:r w:rsidRPr="00360925">
        <w:rPr>
          <w:rFonts w:ascii="Segoe UI" w:eastAsia="Times New Roman" w:hAnsi="Segoe UI" w:cs="Segoe UI"/>
          <w:color w:val="3A3A3A"/>
          <w:sz w:val="27"/>
          <w:szCs w:val="27"/>
        </w:rPr>
        <w:t xml:space="preserve"> </w:t>
      </w:r>
      <w:r w:rsidRPr="00360925">
        <w:rPr>
          <w:rFonts w:ascii="Latha" w:eastAsia="Times New Roman" w:hAnsi="Latha" w:cs="Latha"/>
          <w:color w:val="3A3A3A"/>
          <w:sz w:val="27"/>
          <w:szCs w:val="27"/>
        </w:rPr>
        <w:t>விரும்பும்</w:t>
      </w:r>
      <w:r w:rsidRPr="00360925">
        <w:rPr>
          <w:rFonts w:ascii="Segoe UI" w:eastAsia="Times New Roman" w:hAnsi="Segoe UI" w:cs="Segoe UI"/>
          <w:color w:val="3A3A3A"/>
          <w:sz w:val="27"/>
          <w:szCs w:val="27"/>
        </w:rPr>
        <w:t xml:space="preserve"> </w:t>
      </w:r>
      <w:r w:rsidRPr="00360925">
        <w:rPr>
          <w:rFonts w:ascii="Latha" w:eastAsia="Times New Roman" w:hAnsi="Latha" w:cs="Latha"/>
          <w:color w:val="3A3A3A"/>
          <w:sz w:val="27"/>
          <w:szCs w:val="27"/>
        </w:rPr>
        <w:t>காரணம</w:t>
      </w:r>
      <w:proofErr w:type="gramStart"/>
      <w:r w:rsidRPr="00360925">
        <w:rPr>
          <w:rFonts w:ascii="Latha" w:eastAsia="Times New Roman" w:hAnsi="Latha" w:cs="Latha"/>
          <w:color w:val="3A3A3A"/>
          <w:sz w:val="27"/>
          <w:szCs w:val="27"/>
        </w:rPr>
        <w:t>்</w:t>
      </w:r>
      <w:r w:rsidRPr="00360925">
        <w:rPr>
          <w:rFonts w:ascii="Segoe UI" w:eastAsia="Times New Roman" w:hAnsi="Segoe UI" w:cs="Segoe UI"/>
          <w:color w:val="3A3A3A"/>
          <w:sz w:val="27"/>
          <w:szCs w:val="27"/>
        </w:rPr>
        <w:t xml:space="preserve"> :</w:t>
      </w:r>
      <w:proofErr w:type="gramEnd"/>
    </w:p>
    <w:p w:rsidR="00360925" w:rsidRPr="00360925" w:rsidRDefault="00360925" w:rsidP="00360925">
      <w:pPr>
        <w:numPr>
          <w:ilvl w:val="0"/>
          <w:numId w:val="19"/>
        </w:num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3A3A3A"/>
          <w:sz w:val="27"/>
          <w:szCs w:val="27"/>
        </w:rPr>
      </w:pPr>
      <w:r w:rsidRPr="00360925">
        <w:rPr>
          <w:rFonts w:ascii="Latha" w:eastAsia="Times New Roman" w:hAnsi="Latha" w:cs="Latha"/>
          <w:color w:val="3A3A3A"/>
          <w:sz w:val="27"/>
          <w:szCs w:val="27"/>
        </w:rPr>
        <w:t>இந்தி</w:t>
      </w:r>
      <w:r w:rsidRPr="00360925">
        <w:rPr>
          <w:rFonts w:ascii="Segoe UI" w:eastAsia="Times New Roman" w:hAnsi="Segoe UI" w:cs="Segoe UI"/>
          <w:color w:val="3A3A3A"/>
          <w:sz w:val="27"/>
          <w:szCs w:val="27"/>
        </w:rPr>
        <w:t xml:space="preserve"> </w:t>
      </w:r>
      <w:r w:rsidRPr="00360925">
        <w:rPr>
          <w:rFonts w:ascii="Latha" w:eastAsia="Times New Roman" w:hAnsi="Latha" w:cs="Latha"/>
          <w:color w:val="3A3A3A"/>
          <w:sz w:val="27"/>
          <w:szCs w:val="27"/>
        </w:rPr>
        <w:t>நமது</w:t>
      </w:r>
      <w:r w:rsidRPr="00360925">
        <w:rPr>
          <w:rFonts w:ascii="Segoe UI" w:eastAsia="Times New Roman" w:hAnsi="Segoe UI" w:cs="Segoe UI"/>
          <w:color w:val="3A3A3A"/>
          <w:sz w:val="27"/>
          <w:szCs w:val="27"/>
        </w:rPr>
        <w:t xml:space="preserve"> </w:t>
      </w:r>
      <w:r w:rsidRPr="00360925">
        <w:rPr>
          <w:rFonts w:ascii="Latha" w:eastAsia="Times New Roman" w:hAnsi="Latha" w:cs="Latha"/>
          <w:color w:val="3A3A3A"/>
          <w:sz w:val="27"/>
          <w:szCs w:val="27"/>
        </w:rPr>
        <w:t>நாட்டின்</w:t>
      </w:r>
      <w:r w:rsidRPr="00360925">
        <w:rPr>
          <w:rFonts w:ascii="Segoe UI" w:eastAsia="Times New Roman" w:hAnsi="Segoe UI" w:cs="Segoe UI"/>
          <w:color w:val="3A3A3A"/>
          <w:sz w:val="27"/>
          <w:szCs w:val="27"/>
        </w:rPr>
        <w:t xml:space="preserve"> </w:t>
      </w:r>
      <w:r w:rsidRPr="00360925">
        <w:rPr>
          <w:rFonts w:ascii="Latha" w:eastAsia="Times New Roman" w:hAnsi="Latha" w:cs="Latha"/>
          <w:color w:val="3A3A3A"/>
          <w:sz w:val="27"/>
          <w:szCs w:val="27"/>
        </w:rPr>
        <w:t>தேசிய</w:t>
      </w:r>
      <w:r w:rsidRPr="00360925">
        <w:rPr>
          <w:rFonts w:ascii="Segoe UI" w:eastAsia="Times New Roman" w:hAnsi="Segoe UI" w:cs="Segoe UI"/>
          <w:color w:val="3A3A3A"/>
          <w:sz w:val="27"/>
          <w:szCs w:val="27"/>
        </w:rPr>
        <w:t xml:space="preserve"> </w:t>
      </w:r>
      <w:r w:rsidRPr="00360925">
        <w:rPr>
          <w:rFonts w:ascii="Latha" w:eastAsia="Times New Roman" w:hAnsi="Latha" w:cs="Latha"/>
          <w:color w:val="3A3A3A"/>
          <w:sz w:val="27"/>
          <w:szCs w:val="27"/>
        </w:rPr>
        <w:t>மொழி</w:t>
      </w:r>
      <w:r w:rsidRPr="00360925">
        <w:rPr>
          <w:rFonts w:ascii="Segoe UI" w:eastAsia="Times New Roman" w:hAnsi="Segoe UI" w:cs="Segoe UI"/>
          <w:color w:val="3A3A3A"/>
          <w:sz w:val="27"/>
          <w:szCs w:val="27"/>
        </w:rPr>
        <w:t>.</w:t>
      </w:r>
    </w:p>
    <w:p w:rsidR="00360925" w:rsidRPr="00360925" w:rsidRDefault="00360925" w:rsidP="00360925">
      <w:pPr>
        <w:numPr>
          <w:ilvl w:val="0"/>
          <w:numId w:val="19"/>
        </w:num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3A3A3A"/>
          <w:sz w:val="27"/>
          <w:szCs w:val="27"/>
        </w:rPr>
      </w:pPr>
      <w:r w:rsidRPr="00360925">
        <w:rPr>
          <w:rFonts w:ascii="Latha" w:eastAsia="Times New Roman" w:hAnsi="Latha" w:cs="Latha"/>
          <w:color w:val="3A3A3A"/>
          <w:sz w:val="27"/>
          <w:szCs w:val="27"/>
        </w:rPr>
        <w:t>இந்தி</w:t>
      </w:r>
      <w:r w:rsidRPr="00360925">
        <w:rPr>
          <w:rFonts w:ascii="Segoe UI" w:eastAsia="Times New Roman" w:hAnsi="Segoe UI" w:cs="Segoe UI"/>
          <w:color w:val="3A3A3A"/>
          <w:sz w:val="27"/>
          <w:szCs w:val="27"/>
        </w:rPr>
        <w:t xml:space="preserve"> </w:t>
      </w:r>
      <w:r w:rsidRPr="00360925">
        <w:rPr>
          <w:rFonts w:ascii="Latha" w:eastAsia="Times New Roman" w:hAnsi="Latha" w:cs="Latha"/>
          <w:color w:val="3A3A3A"/>
          <w:sz w:val="27"/>
          <w:szCs w:val="27"/>
        </w:rPr>
        <w:t>இந்திய</w:t>
      </w:r>
      <w:r w:rsidRPr="00360925">
        <w:rPr>
          <w:rFonts w:ascii="Segoe UI" w:eastAsia="Times New Roman" w:hAnsi="Segoe UI" w:cs="Segoe UI"/>
          <w:color w:val="3A3A3A"/>
          <w:sz w:val="27"/>
          <w:szCs w:val="27"/>
        </w:rPr>
        <w:t xml:space="preserve"> </w:t>
      </w:r>
      <w:r w:rsidRPr="00360925">
        <w:rPr>
          <w:rFonts w:ascii="Latha" w:eastAsia="Times New Roman" w:hAnsi="Latha" w:cs="Latha"/>
          <w:color w:val="3A3A3A"/>
          <w:sz w:val="27"/>
          <w:szCs w:val="27"/>
        </w:rPr>
        <w:t>பாராளுமன்ற</w:t>
      </w:r>
      <w:r w:rsidRPr="00360925">
        <w:rPr>
          <w:rFonts w:ascii="Segoe UI" w:eastAsia="Times New Roman" w:hAnsi="Segoe UI" w:cs="Segoe UI"/>
          <w:color w:val="3A3A3A"/>
          <w:sz w:val="27"/>
          <w:szCs w:val="27"/>
        </w:rPr>
        <w:t xml:space="preserve"> </w:t>
      </w:r>
      <w:r w:rsidRPr="00360925">
        <w:rPr>
          <w:rFonts w:ascii="Latha" w:eastAsia="Times New Roman" w:hAnsi="Latha" w:cs="Latha"/>
          <w:color w:val="3A3A3A"/>
          <w:sz w:val="27"/>
          <w:szCs w:val="27"/>
        </w:rPr>
        <w:t>மொழி</w:t>
      </w:r>
      <w:r w:rsidRPr="00360925">
        <w:rPr>
          <w:rFonts w:ascii="Segoe UI" w:eastAsia="Times New Roman" w:hAnsi="Segoe UI" w:cs="Segoe UI"/>
          <w:color w:val="3A3A3A"/>
          <w:sz w:val="27"/>
          <w:szCs w:val="27"/>
        </w:rPr>
        <w:t>.</w:t>
      </w:r>
    </w:p>
    <w:p w:rsidR="00360925" w:rsidRPr="00360925" w:rsidRDefault="00360925" w:rsidP="00360925">
      <w:pPr>
        <w:numPr>
          <w:ilvl w:val="0"/>
          <w:numId w:val="19"/>
        </w:num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3A3A3A"/>
          <w:sz w:val="27"/>
          <w:szCs w:val="27"/>
        </w:rPr>
      </w:pPr>
      <w:r w:rsidRPr="00360925">
        <w:rPr>
          <w:rFonts w:ascii="Latha" w:eastAsia="Times New Roman" w:hAnsi="Latha" w:cs="Latha"/>
          <w:color w:val="3A3A3A"/>
          <w:sz w:val="27"/>
          <w:szCs w:val="27"/>
        </w:rPr>
        <w:lastRenderedPageBreak/>
        <w:t>பாராளுமன்ற</w:t>
      </w:r>
      <w:r w:rsidRPr="00360925">
        <w:rPr>
          <w:rFonts w:ascii="Segoe UI" w:eastAsia="Times New Roman" w:hAnsi="Segoe UI" w:cs="Segoe UI"/>
          <w:color w:val="3A3A3A"/>
          <w:sz w:val="27"/>
          <w:szCs w:val="27"/>
        </w:rPr>
        <w:t xml:space="preserve"> </w:t>
      </w:r>
      <w:r w:rsidRPr="00360925">
        <w:rPr>
          <w:rFonts w:ascii="Latha" w:eastAsia="Times New Roman" w:hAnsi="Latha" w:cs="Latha"/>
          <w:color w:val="3A3A3A"/>
          <w:sz w:val="27"/>
          <w:szCs w:val="27"/>
        </w:rPr>
        <w:t>விவாதங்களை</w:t>
      </w:r>
      <w:r w:rsidRPr="00360925">
        <w:rPr>
          <w:rFonts w:ascii="Segoe UI" w:eastAsia="Times New Roman" w:hAnsi="Segoe UI" w:cs="Segoe UI"/>
          <w:color w:val="3A3A3A"/>
          <w:sz w:val="27"/>
          <w:szCs w:val="27"/>
        </w:rPr>
        <w:t xml:space="preserve"> </w:t>
      </w:r>
      <w:r w:rsidRPr="00360925">
        <w:rPr>
          <w:rFonts w:ascii="Latha" w:eastAsia="Times New Roman" w:hAnsi="Latha" w:cs="Latha"/>
          <w:color w:val="3A3A3A"/>
          <w:sz w:val="27"/>
          <w:szCs w:val="27"/>
        </w:rPr>
        <w:t>அறிய</w:t>
      </w:r>
      <w:r w:rsidRPr="00360925">
        <w:rPr>
          <w:rFonts w:ascii="Segoe UI" w:eastAsia="Times New Roman" w:hAnsi="Segoe UI" w:cs="Segoe UI"/>
          <w:color w:val="3A3A3A"/>
          <w:sz w:val="27"/>
          <w:szCs w:val="27"/>
        </w:rPr>
        <w:t xml:space="preserve"> </w:t>
      </w:r>
      <w:r w:rsidRPr="00360925">
        <w:rPr>
          <w:rFonts w:ascii="Latha" w:eastAsia="Times New Roman" w:hAnsi="Latha" w:cs="Latha"/>
          <w:color w:val="3A3A3A"/>
          <w:sz w:val="27"/>
          <w:szCs w:val="27"/>
        </w:rPr>
        <w:t>உதவும்</w:t>
      </w:r>
      <w:r w:rsidRPr="00360925">
        <w:rPr>
          <w:rFonts w:ascii="Segoe UI" w:eastAsia="Times New Roman" w:hAnsi="Segoe UI" w:cs="Segoe UI"/>
          <w:color w:val="3A3A3A"/>
          <w:sz w:val="27"/>
          <w:szCs w:val="27"/>
        </w:rPr>
        <w:t xml:space="preserve"> </w:t>
      </w:r>
      <w:r w:rsidRPr="00360925">
        <w:rPr>
          <w:rFonts w:ascii="Latha" w:eastAsia="Times New Roman" w:hAnsi="Latha" w:cs="Latha"/>
          <w:color w:val="3A3A3A"/>
          <w:sz w:val="27"/>
          <w:szCs w:val="27"/>
        </w:rPr>
        <w:t>மொழி</w:t>
      </w:r>
      <w:r w:rsidRPr="00360925">
        <w:rPr>
          <w:rFonts w:ascii="Segoe UI" w:eastAsia="Times New Roman" w:hAnsi="Segoe UI" w:cs="Segoe UI"/>
          <w:color w:val="3A3A3A"/>
          <w:sz w:val="27"/>
          <w:szCs w:val="27"/>
        </w:rPr>
        <w:t>.</w:t>
      </w:r>
    </w:p>
    <w:p w:rsidR="00360925" w:rsidRPr="00360925" w:rsidRDefault="00360925" w:rsidP="00360925">
      <w:pPr>
        <w:numPr>
          <w:ilvl w:val="0"/>
          <w:numId w:val="19"/>
        </w:num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3A3A3A"/>
          <w:sz w:val="27"/>
          <w:szCs w:val="27"/>
        </w:rPr>
      </w:pPr>
      <w:r w:rsidRPr="00360925">
        <w:rPr>
          <w:rFonts w:ascii="Latha" w:eastAsia="Times New Roman" w:hAnsi="Latha" w:cs="Latha"/>
          <w:color w:val="3A3A3A"/>
          <w:sz w:val="27"/>
          <w:szCs w:val="27"/>
        </w:rPr>
        <w:t>அரசு</w:t>
      </w:r>
      <w:r w:rsidRPr="00360925">
        <w:rPr>
          <w:rFonts w:ascii="Segoe UI" w:eastAsia="Times New Roman" w:hAnsi="Segoe UI" w:cs="Segoe UI"/>
          <w:color w:val="3A3A3A"/>
          <w:sz w:val="27"/>
          <w:szCs w:val="27"/>
        </w:rPr>
        <w:t xml:space="preserve"> </w:t>
      </w:r>
      <w:r w:rsidRPr="00360925">
        <w:rPr>
          <w:rFonts w:ascii="Latha" w:eastAsia="Times New Roman" w:hAnsi="Latha" w:cs="Latha"/>
          <w:color w:val="3A3A3A"/>
          <w:sz w:val="27"/>
          <w:szCs w:val="27"/>
        </w:rPr>
        <w:t>மற்றும்</w:t>
      </w:r>
      <w:r w:rsidRPr="00360925">
        <w:rPr>
          <w:rFonts w:ascii="Segoe UI" w:eastAsia="Times New Roman" w:hAnsi="Segoe UI" w:cs="Segoe UI"/>
          <w:color w:val="3A3A3A"/>
          <w:sz w:val="27"/>
          <w:szCs w:val="27"/>
        </w:rPr>
        <w:t xml:space="preserve"> </w:t>
      </w:r>
      <w:r w:rsidRPr="00360925">
        <w:rPr>
          <w:rFonts w:ascii="Latha" w:eastAsia="Times New Roman" w:hAnsi="Latha" w:cs="Latha"/>
          <w:color w:val="3A3A3A"/>
          <w:sz w:val="27"/>
          <w:szCs w:val="27"/>
        </w:rPr>
        <w:t>தனியார்</w:t>
      </w:r>
      <w:r w:rsidRPr="00360925">
        <w:rPr>
          <w:rFonts w:ascii="Segoe UI" w:eastAsia="Times New Roman" w:hAnsi="Segoe UI" w:cs="Segoe UI"/>
          <w:color w:val="3A3A3A"/>
          <w:sz w:val="27"/>
          <w:szCs w:val="27"/>
        </w:rPr>
        <w:t xml:space="preserve"> </w:t>
      </w:r>
      <w:r w:rsidRPr="00360925">
        <w:rPr>
          <w:rFonts w:ascii="Latha" w:eastAsia="Times New Roman" w:hAnsi="Latha" w:cs="Latha"/>
          <w:color w:val="3A3A3A"/>
          <w:sz w:val="27"/>
          <w:szCs w:val="27"/>
        </w:rPr>
        <w:t>வேலை</w:t>
      </w:r>
      <w:r w:rsidRPr="00360925">
        <w:rPr>
          <w:rFonts w:ascii="Segoe UI" w:eastAsia="Times New Roman" w:hAnsi="Segoe UI" w:cs="Segoe UI"/>
          <w:color w:val="3A3A3A"/>
          <w:sz w:val="27"/>
          <w:szCs w:val="27"/>
        </w:rPr>
        <w:t xml:space="preserve"> </w:t>
      </w:r>
      <w:r w:rsidRPr="00360925">
        <w:rPr>
          <w:rFonts w:ascii="Latha" w:eastAsia="Times New Roman" w:hAnsi="Latha" w:cs="Latha"/>
          <w:color w:val="3A3A3A"/>
          <w:sz w:val="27"/>
          <w:szCs w:val="27"/>
        </w:rPr>
        <w:t>வடக்கே</w:t>
      </w:r>
      <w:r w:rsidRPr="00360925">
        <w:rPr>
          <w:rFonts w:ascii="Segoe UI" w:eastAsia="Times New Roman" w:hAnsi="Segoe UI" w:cs="Segoe UI"/>
          <w:color w:val="3A3A3A"/>
          <w:sz w:val="27"/>
          <w:szCs w:val="27"/>
        </w:rPr>
        <w:t xml:space="preserve"> </w:t>
      </w:r>
      <w:r w:rsidRPr="00360925">
        <w:rPr>
          <w:rFonts w:ascii="Latha" w:eastAsia="Times New Roman" w:hAnsi="Latha" w:cs="Latha"/>
          <w:color w:val="3A3A3A"/>
          <w:sz w:val="27"/>
          <w:szCs w:val="27"/>
        </w:rPr>
        <w:t>கிடைத்தால்</w:t>
      </w:r>
      <w:r w:rsidRPr="00360925">
        <w:rPr>
          <w:rFonts w:ascii="Segoe UI" w:eastAsia="Times New Roman" w:hAnsi="Segoe UI" w:cs="Segoe UI"/>
          <w:color w:val="3A3A3A"/>
          <w:sz w:val="27"/>
          <w:szCs w:val="27"/>
        </w:rPr>
        <w:t xml:space="preserve"> </w:t>
      </w:r>
      <w:r w:rsidRPr="00360925">
        <w:rPr>
          <w:rFonts w:ascii="Latha" w:eastAsia="Times New Roman" w:hAnsi="Latha" w:cs="Latha"/>
          <w:color w:val="3A3A3A"/>
          <w:sz w:val="27"/>
          <w:szCs w:val="27"/>
        </w:rPr>
        <w:t>துணையாக</w:t>
      </w:r>
      <w:r w:rsidRPr="00360925">
        <w:rPr>
          <w:rFonts w:ascii="Segoe UI" w:eastAsia="Times New Roman" w:hAnsi="Segoe UI" w:cs="Segoe UI"/>
          <w:color w:val="3A3A3A"/>
          <w:sz w:val="27"/>
          <w:szCs w:val="27"/>
        </w:rPr>
        <w:t xml:space="preserve"> </w:t>
      </w:r>
      <w:r w:rsidRPr="00360925">
        <w:rPr>
          <w:rFonts w:ascii="Latha" w:eastAsia="Times New Roman" w:hAnsi="Latha" w:cs="Latha"/>
          <w:color w:val="3A3A3A"/>
          <w:sz w:val="27"/>
          <w:szCs w:val="27"/>
        </w:rPr>
        <w:t>இருக்கும்</w:t>
      </w:r>
      <w:r w:rsidRPr="00360925">
        <w:rPr>
          <w:rFonts w:ascii="Segoe UI" w:eastAsia="Times New Roman" w:hAnsi="Segoe UI" w:cs="Segoe UI"/>
          <w:color w:val="3A3A3A"/>
          <w:sz w:val="27"/>
          <w:szCs w:val="27"/>
        </w:rPr>
        <w:t xml:space="preserve"> </w:t>
      </w:r>
      <w:r w:rsidRPr="00360925">
        <w:rPr>
          <w:rFonts w:ascii="Latha" w:eastAsia="Times New Roman" w:hAnsi="Latha" w:cs="Latha"/>
          <w:color w:val="3A3A3A"/>
          <w:sz w:val="27"/>
          <w:szCs w:val="27"/>
        </w:rPr>
        <w:t>மொழி</w:t>
      </w:r>
      <w:r w:rsidRPr="00360925">
        <w:rPr>
          <w:rFonts w:ascii="Segoe UI" w:eastAsia="Times New Roman" w:hAnsi="Segoe UI" w:cs="Segoe UI"/>
          <w:color w:val="3A3A3A"/>
          <w:sz w:val="27"/>
          <w:szCs w:val="27"/>
        </w:rPr>
        <w:t>.</w:t>
      </w:r>
    </w:p>
    <w:p w:rsidR="00360925" w:rsidRPr="00360925" w:rsidRDefault="00360925" w:rsidP="00360925">
      <w:pPr>
        <w:numPr>
          <w:ilvl w:val="0"/>
          <w:numId w:val="19"/>
        </w:num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3A3A3A"/>
          <w:sz w:val="27"/>
          <w:szCs w:val="27"/>
        </w:rPr>
      </w:pPr>
      <w:r w:rsidRPr="00360925">
        <w:rPr>
          <w:rFonts w:ascii="Latha" w:eastAsia="Times New Roman" w:hAnsi="Latha" w:cs="Latha"/>
          <w:color w:val="3A3A3A"/>
          <w:sz w:val="27"/>
          <w:szCs w:val="27"/>
        </w:rPr>
        <w:t>வடநாட்டு</w:t>
      </w:r>
      <w:r w:rsidRPr="00360925">
        <w:rPr>
          <w:rFonts w:ascii="Segoe UI" w:eastAsia="Times New Roman" w:hAnsi="Segoe UI" w:cs="Segoe UI"/>
          <w:color w:val="3A3A3A"/>
          <w:sz w:val="27"/>
          <w:szCs w:val="27"/>
        </w:rPr>
        <w:t xml:space="preserve"> </w:t>
      </w:r>
      <w:r w:rsidRPr="00360925">
        <w:rPr>
          <w:rFonts w:ascii="Latha" w:eastAsia="Times New Roman" w:hAnsi="Latha" w:cs="Latha"/>
          <w:color w:val="3A3A3A"/>
          <w:sz w:val="27"/>
          <w:szCs w:val="27"/>
        </w:rPr>
        <w:t>மக்களின்</w:t>
      </w:r>
      <w:r w:rsidRPr="00360925">
        <w:rPr>
          <w:rFonts w:ascii="Segoe UI" w:eastAsia="Times New Roman" w:hAnsi="Segoe UI" w:cs="Segoe UI"/>
          <w:color w:val="3A3A3A"/>
          <w:sz w:val="27"/>
          <w:szCs w:val="27"/>
        </w:rPr>
        <w:t xml:space="preserve"> </w:t>
      </w:r>
      <w:r w:rsidRPr="00360925">
        <w:rPr>
          <w:rFonts w:ascii="Latha" w:eastAsia="Times New Roman" w:hAnsi="Latha" w:cs="Latha"/>
          <w:color w:val="3A3A3A"/>
          <w:sz w:val="27"/>
          <w:szCs w:val="27"/>
        </w:rPr>
        <w:t>பண்பாட்டைப்</w:t>
      </w:r>
      <w:r w:rsidRPr="00360925">
        <w:rPr>
          <w:rFonts w:ascii="Segoe UI" w:eastAsia="Times New Roman" w:hAnsi="Segoe UI" w:cs="Segoe UI"/>
          <w:color w:val="3A3A3A"/>
          <w:sz w:val="27"/>
          <w:szCs w:val="27"/>
        </w:rPr>
        <w:t xml:space="preserve"> </w:t>
      </w:r>
      <w:r w:rsidRPr="00360925">
        <w:rPr>
          <w:rFonts w:ascii="Latha" w:eastAsia="Times New Roman" w:hAnsi="Latha" w:cs="Latha"/>
          <w:color w:val="3A3A3A"/>
          <w:sz w:val="27"/>
          <w:szCs w:val="27"/>
        </w:rPr>
        <w:t>புரிந்து</w:t>
      </w:r>
      <w:r w:rsidRPr="00360925">
        <w:rPr>
          <w:rFonts w:ascii="Segoe UI" w:eastAsia="Times New Roman" w:hAnsi="Segoe UI" w:cs="Segoe UI"/>
          <w:color w:val="3A3A3A"/>
          <w:sz w:val="27"/>
          <w:szCs w:val="27"/>
        </w:rPr>
        <w:t xml:space="preserve"> </w:t>
      </w:r>
      <w:r w:rsidRPr="00360925">
        <w:rPr>
          <w:rFonts w:ascii="Latha" w:eastAsia="Times New Roman" w:hAnsi="Latha" w:cs="Latha"/>
          <w:color w:val="3A3A3A"/>
          <w:sz w:val="27"/>
          <w:szCs w:val="27"/>
        </w:rPr>
        <w:t>கொள்ளவும்</w:t>
      </w:r>
      <w:r w:rsidRPr="00360925">
        <w:rPr>
          <w:rFonts w:ascii="Segoe UI" w:eastAsia="Times New Roman" w:hAnsi="Segoe UI" w:cs="Segoe UI"/>
          <w:color w:val="3A3A3A"/>
          <w:sz w:val="27"/>
          <w:szCs w:val="27"/>
        </w:rPr>
        <w:t xml:space="preserve"> </w:t>
      </w:r>
      <w:r w:rsidRPr="00360925">
        <w:rPr>
          <w:rFonts w:ascii="Latha" w:eastAsia="Times New Roman" w:hAnsi="Latha" w:cs="Latha"/>
          <w:color w:val="3A3A3A"/>
          <w:sz w:val="27"/>
          <w:szCs w:val="27"/>
        </w:rPr>
        <w:t>உதவும்</w:t>
      </w:r>
      <w:r w:rsidRPr="00360925">
        <w:rPr>
          <w:rFonts w:ascii="Segoe UI" w:eastAsia="Times New Roman" w:hAnsi="Segoe UI" w:cs="Segoe UI"/>
          <w:color w:val="3A3A3A"/>
          <w:sz w:val="27"/>
          <w:szCs w:val="27"/>
        </w:rPr>
        <w:t xml:space="preserve"> </w:t>
      </w:r>
      <w:r w:rsidRPr="00360925">
        <w:rPr>
          <w:rFonts w:ascii="Latha" w:eastAsia="Times New Roman" w:hAnsi="Latha" w:cs="Latha"/>
          <w:color w:val="3A3A3A"/>
          <w:sz w:val="27"/>
          <w:szCs w:val="27"/>
        </w:rPr>
        <w:t>மொழி</w:t>
      </w:r>
      <w:r w:rsidRPr="00360925">
        <w:rPr>
          <w:rFonts w:ascii="Segoe UI" w:eastAsia="Times New Roman" w:hAnsi="Segoe UI" w:cs="Segoe UI"/>
          <w:color w:val="3A3A3A"/>
          <w:sz w:val="27"/>
          <w:szCs w:val="27"/>
        </w:rPr>
        <w:t xml:space="preserve"> </w:t>
      </w:r>
      <w:r w:rsidRPr="00360925">
        <w:rPr>
          <w:rFonts w:ascii="Latha" w:eastAsia="Times New Roman" w:hAnsi="Latha" w:cs="Latha"/>
          <w:color w:val="3A3A3A"/>
          <w:sz w:val="27"/>
          <w:szCs w:val="27"/>
        </w:rPr>
        <w:t>இந்தி</w:t>
      </w:r>
      <w:r w:rsidRPr="00360925">
        <w:rPr>
          <w:rFonts w:ascii="Segoe UI" w:eastAsia="Times New Roman" w:hAnsi="Segoe UI" w:cs="Segoe UI"/>
          <w:color w:val="3A3A3A"/>
          <w:sz w:val="27"/>
          <w:szCs w:val="27"/>
        </w:rPr>
        <w:t>.</w:t>
      </w:r>
    </w:p>
    <w:p w:rsidR="00AD67A9" w:rsidRDefault="00D6511A" w:rsidP="00AD67A9">
      <w:pPr>
        <w:rPr>
          <w:rFonts w:ascii="Bamini" w:hAnsi="Bamini"/>
          <w:sz w:val="24"/>
          <w:szCs w:val="24"/>
          <w:lang w:val="en-IN"/>
        </w:rPr>
      </w:pPr>
      <w:r>
        <w:rPr>
          <w:rFonts w:ascii="Bamini" w:hAnsi="Bamini"/>
          <w:sz w:val="24"/>
          <w:szCs w:val="24"/>
          <w:lang w:val="en-IN"/>
        </w:rPr>
        <w:t xml:space="preserve">21. </w:t>
      </w:r>
      <w:proofErr w:type="gramStart"/>
      <w:r>
        <w:rPr>
          <w:rFonts w:ascii="Bamini" w:hAnsi="Bamini"/>
          <w:sz w:val="24"/>
          <w:szCs w:val="24"/>
          <w:lang w:val="en-IN"/>
        </w:rPr>
        <w:t>rhe;</w:t>
      </w:r>
      <w:proofErr w:type="gramEnd"/>
      <w:r>
        <w:rPr>
          <w:rFonts w:ascii="Bamini" w:hAnsi="Bamini"/>
          <w:sz w:val="24"/>
          <w:szCs w:val="24"/>
          <w:lang w:val="en-IN"/>
        </w:rPr>
        <w:t xml:space="preserve">jkhdnjhU gpugQ;rj;ijr; </w:t>
      </w:r>
    </w:p>
    <w:p w:rsidR="00D6511A" w:rsidRDefault="00D6511A" w:rsidP="00AD67A9">
      <w:pPr>
        <w:rPr>
          <w:rFonts w:ascii="Bamini" w:hAnsi="Bamini"/>
          <w:sz w:val="24"/>
          <w:szCs w:val="24"/>
          <w:lang w:val="en-IN"/>
        </w:rPr>
      </w:pPr>
      <w:r>
        <w:rPr>
          <w:rFonts w:ascii="Bamini" w:hAnsi="Bamini"/>
          <w:sz w:val="24"/>
          <w:szCs w:val="24"/>
          <w:lang w:val="en-IN"/>
        </w:rPr>
        <w:t xml:space="preserve">   Rkf</w:t>
      </w:r>
      <w:proofErr w:type="gramStart"/>
      <w:r>
        <w:rPr>
          <w:rFonts w:ascii="Bamini" w:hAnsi="Bamini"/>
          <w:sz w:val="24"/>
          <w:szCs w:val="24"/>
          <w:lang w:val="en-IN"/>
        </w:rPr>
        <w:t>;fpd</w:t>
      </w:r>
      <w:proofErr w:type="gramEnd"/>
      <w:r>
        <w:rPr>
          <w:rFonts w:ascii="Bamini" w:hAnsi="Bamini"/>
          <w:sz w:val="24"/>
          <w:szCs w:val="24"/>
          <w:lang w:val="en-IN"/>
        </w:rPr>
        <w:t>;w xy;ypj; jz;Lfs; - ,f;ftpij mbfs; czHj;Jk; cs;soif vOJf.</w:t>
      </w:r>
    </w:p>
    <w:p w:rsidR="00057620" w:rsidRDefault="00057620" w:rsidP="00AD67A9">
      <w:pPr>
        <w:rPr>
          <w:rFonts w:ascii="Bamini" w:hAnsi="Bamini"/>
          <w:sz w:val="24"/>
          <w:szCs w:val="24"/>
          <w:lang w:val="en-IN"/>
        </w:rPr>
      </w:pPr>
      <w:proofErr w:type="gramStart"/>
      <w:r>
        <w:rPr>
          <w:rFonts w:ascii="Latha" w:hAnsi="Latha" w:cs="Latha"/>
          <w:color w:val="3A3A3A"/>
          <w:sz w:val="27"/>
          <w:szCs w:val="27"/>
          <w:shd w:val="clear" w:color="auto" w:fill="FFFFFF"/>
        </w:rPr>
        <w:t>சாந்தமானதொரு</w:t>
      </w:r>
      <w:r>
        <w:rPr>
          <w:rFonts w:ascii="Segoe UI" w:hAnsi="Segoe UI" w:cs="Segoe UI"/>
          <w:color w:val="3A3A3A"/>
          <w:sz w:val="27"/>
          <w:szCs w:val="27"/>
          <w:shd w:val="clear" w:color="auto" w:fill="FFFFFF"/>
        </w:rPr>
        <w:t xml:space="preserve"> </w:t>
      </w:r>
      <w:r>
        <w:rPr>
          <w:rFonts w:ascii="Latha" w:hAnsi="Latha" w:cs="Latha"/>
          <w:color w:val="3A3A3A"/>
          <w:sz w:val="27"/>
          <w:szCs w:val="27"/>
          <w:shd w:val="clear" w:color="auto" w:fill="FFFFFF"/>
        </w:rPr>
        <w:t>பிரபஞ்சத்தைச்</w:t>
      </w:r>
      <w:r>
        <w:rPr>
          <w:rFonts w:ascii="Segoe UI" w:hAnsi="Segoe UI" w:cs="Segoe UI"/>
          <w:color w:val="3A3A3A"/>
          <w:sz w:val="27"/>
          <w:szCs w:val="27"/>
          <w:shd w:val="clear" w:color="auto" w:fill="FFFFFF"/>
        </w:rPr>
        <w:t xml:space="preserve"> </w:t>
      </w:r>
      <w:r>
        <w:rPr>
          <w:rFonts w:ascii="Latha" w:hAnsi="Latha" w:cs="Latha"/>
          <w:color w:val="3A3A3A"/>
          <w:sz w:val="27"/>
          <w:szCs w:val="27"/>
          <w:shd w:val="clear" w:color="auto" w:fill="FFFFFF"/>
        </w:rPr>
        <w:t>சுமக்கிற</w:t>
      </w:r>
      <w:r>
        <w:rPr>
          <w:rFonts w:ascii="Segoe UI" w:hAnsi="Segoe UI" w:cs="Segoe UI"/>
          <w:color w:val="3A3A3A"/>
          <w:sz w:val="27"/>
          <w:szCs w:val="27"/>
          <w:shd w:val="clear" w:color="auto" w:fill="FFFFFF"/>
        </w:rPr>
        <w:t xml:space="preserve"> </w:t>
      </w:r>
      <w:r>
        <w:rPr>
          <w:rFonts w:ascii="Latha" w:hAnsi="Latha" w:cs="Latha"/>
          <w:color w:val="3A3A3A"/>
          <w:sz w:val="27"/>
          <w:szCs w:val="27"/>
          <w:shd w:val="clear" w:color="auto" w:fill="FFFFFF"/>
        </w:rPr>
        <w:t>ஒல்லித்</w:t>
      </w:r>
      <w:r>
        <w:rPr>
          <w:rFonts w:ascii="Segoe UI" w:hAnsi="Segoe UI" w:cs="Segoe UI"/>
          <w:color w:val="3A3A3A"/>
          <w:sz w:val="27"/>
          <w:szCs w:val="27"/>
          <w:shd w:val="clear" w:color="auto" w:fill="FFFFFF"/>
        </w:rPr>
        <w:t xml:space="preserve"> </w:t>
      </w:r>
      <w:r>
        <w:rPr>
          <w:rFonts w:ascii="Latha" w:hAnsi="Latha" w:cs="Latha"/>
          <w:color w:val="3A3A3A"/>
          <w:sz w:val="27"/>
          <w:szCs w:val="27"/>
          <w:shd w:val="clear" w:color="auto" w:fill="FFFFFF"/>
        </w:rPr>
        <w:t>தண்டுகளாகக்</w:t>
      </w:r>
      <w:r>
        <w:rPr>
          <w:rFonts w:ascii="Segoe UI" w:hAnsi="Segoe UI" w:cs="Segoe UI"/>
          <w:color w:val="3A3A3A"/>
          <w:sz w:val="27"/>
          <w:szCs w:val="27"/>
          <w:shd w:val="clear" w:color="auto" w:fill="FFFFFF"/>
        </w:rPr>
        <w:t xml:space="preserve"> </w:t>
      </w:r>
      <w:r>
        <w:rPr>
          <w:rFonts w:ascii="Latha" w:hAnsi="Latha" w:cs="Latha"/>
          <w:color w:val="3A3A3A"/>
          <w:sz w:val="27"/>
          <w:szCs w:val="27"/>
          <w:shd w:val="clear" w:color="auto" w:fill="FFFFFF"/>
        </w:rPr>
        <w:t>குறிப்பிடப்படுவோர்</w:t>
      </w:r>
      <w:r>
        <w:rPr>
          <w:rFonts w:ascii="Segoe UI" w:hAnsi="Segoe UI" w:cs="Segoe UI"/>
          <w:color w:val="3A3A3A"/>
          <w:sz w:val="27"/>
          <w:szCs w:val="27"/>
          <w:shd w:val="clear" w:color="auto" w:fill="FFFFFF"/>
        </w:rPr>
        <w:t xml:space="preserve"> </w:t>
      </w:r>
      <w:r>
        <w:rPr>
          <w:rFonts w:ascii="Latha" w:hAnsi="Latha" w:cs="Latha"/>
          <w:color w:val="3A3A3A"/>
          <w:sz w:val="27"/>
          <w:szCs w:val="27"/>
          <w:shd w:val="clear" w:color="auto" w:fill="FFFFFF"/>
        </w:rPr>
        <w:t>பெண்கள்</w:t>
      </w:r>
      <w:r>
        <w:rPr>
          <w:rFonts w:ascii="Segoe UI" w:hAnsi="Segoe UI" w:cs="Segoe UI"/>
          <w:color w:val="3A3A3A"/>
          <w:sz w:val="27"/>
          <w:szCs w:val="27"/>
          <w:shd w:val="clear" w:color="auto" w:fill="FFFFFF"/>
        </w:rPr>
        <w:t>.</w:t>
      </w:r>
      <w:proofErr w:type="gramEnd"/>
      <w:r>
        <w:rPr>
          <w:rFonts w:ascii="Segoe UI" w:hAnsi="Segoe UI" w:cs="Segoe UI"/>
          <w:color w:val="3A3A3A"/>
          <w:sz w:val="27"/>
          <w:szCs w:val="27"/>
          <w:shd w:val="clear" w:color="auto" w:fill="FFFFFF"/>
        </w:rPr>
        <w:t xml:space="preserve"> </w:t>
      </w:r>
      <w:proofErr w:type="gramStart"/>
      <w:r>
        <w:rPr>
          <w:rFonts w:ascii="Latha" w:hAnsi="Latha" w:cs="Latha"/>
          <w:color w:val="3A3A3A"/>
          <w:sz w:val="27"/>
          <w:szCs w:val="27"/>
          <w:shd w:val="clear" w:color="auto" w:fill="FFFFFF"/>
        </w:rPr>
        <w:t>இவர்கள்</w:t>
      </w:r>
      <w:r>
        <w:rPr>
          <w:rFonts w:ascii="Segoe UI" w:hAnsi="Segoe UI" w:cs="Segoe UI"/>
          <w:color w:val="3A3A3A"/>
          <w:sz w:val="27"/>
          <w:szCs w:val="27"/>
          <w:shd w:val="clear" w:color="auto" w:fill="FFFFFF"/>
        </w:rPr>
        <w:t xml:space="preserve"> </w:t>
      </w:r>
      <w:r>
        <w:rPr>
          <w:rFonts w:ascii="Latha" w:hAnsi="Latha" w:cs="Latha"/>
          <w:color w:val="3A3A3A"/>
          <w:sz w:val="27"/>
          <w:szCs w:val="27"/>
          <w:shd w:val="clear" w:color="auto" w:fill="FFFFFF"/>
        </w:rPr>
        <w:t>அமைதியான</w:t>
      </w:r>
      <w:r>
        <w:rPr>
          <w:rFonts w:ascii="Segoe UI" w:hAnsi="Segoe UI" w:cs="Segoe UI"/>
          <w:color w:val="3A3A3A"/>
          <w:sz w:val="27"/>
          <w:szCs w:val="27"/>
          <w:shd w:val="clear" w:color="auto" w:fill="FFFFFF"/>
        </w:rPr>
        <w:t xml:space="preserve"> </w:t>
      </w:r>
      <w:r>
        <w:rPr>
          <w:rFonts w:ascii="Latha" w:hAnsi="Latha" w:cs="Latha"/>
          <w:color w:val="3A3A3A"/>
          <w:sz w:val="27"/>
          <w:szCs w:val="27"/>
          <w:shd w:val="clear" w:color="auto" w:fill="FFFFFF"/>
        </w:rPr>
        <w:t>முறையில்</w:t>
      </w:r>
      <w:r>
        <w:rPr>
          <w:rFonts w:ascii="Segoe UI" w:hAnsi="Segoe UI" w:cs="Segoe UI"/>
          <w:color w:val="3A3A3A"/>
          <w:sz w:val="27"/>
          <w:szCs w:val="27"/>
          <w:shd w:val="clear" w:color="auto" w:fill="FFFFFF"/>
        </w:rPr>
        <w:t xml:space="preserve"> </w:t>
      </w:r>
      <w:r>
        <w:rPr>
          <w:rFonts w:ascii="Latha" w:hAnsi="Latha" w:cs="Latha"/>
          <w:color w:val="3A3A3A"/>
          <w:sz w:val="27"/>
          <w:szCs w:val="27"/>
          <w:shd w:val="clear" w:color="auto" w:fill="FFFFFF"/>
        </w:rPr>
        <w:t>இவ்வுலகத்தைத்</w:t>
      </w:r>
      <w:r>
        <w:rPr>
          <w:rFonts w:ascii="Segoe UI" w:hAnsi="Segoe UI" w:cs="Segoe UI"/>
          <w:color w:val="3A3A3A"/>
          <w:sz w:val="27"/>
          <w:szCs w:val="27"/>
          <w:shd w:val="clear" w:color="auto" w:fill="FFFFFF"/>
        </w:rPr>
        <w:t xml:space="preserve"> </w:t>
      </w:r>
      <w:r>
        <w:rPr>
          <w:rFonts w:ascii="Latha" w:hAnsi="Latha" w:cs="Latha"/>
          <w:color w:val="3A3A3A"/>
          <w:sz w:val="27"/>
          <w:szCs w:val="27"/>
          <w:shd w:val="clear" w:color="auto" w:fill="FFFFFF"/>
        </w:rPr>
        <w:t>தாங்கி</w:t>
      </w:r>
      <w:r>
        <w:rPr>
          <w:rFonts w:ascii="Segoe UI" w:hAnsi="Segoe UI" w:cs="Segoe UI"/>
          <w:color w:val="3A3A3A"/>
          <w:sz w:val="27"/>
          <w:szCs w:val="27"/>
          <w:shd w:val="clear" w:color="auto" w:fill="FFFFFF"/>
        </w:rPr>
        <w:t xml:space="preserve"> </w:t>
      </w:r>
      <w:r>
        <w:rPr>
          <w:rFonts w:ascii="Latha" w:hAnsi="Latha" w:cs="Latha"/>
          <w:color w:val="3A3A3A"/>
          <w:sz w:val="27"/>
          <w:szCs w:val="27"/>
          <w:shd w:val="clear" w:color="auto" w:fill="FFFFFF"/>
        </w:rPr>
        <w:t>நிறுத்தப்</w:t>
      </w:r>
      <w:r>
        <w:rPr>
          <w:rFonts w:ascii="Segoe UI" w:hAnsi="Segoe UI" w:cs="Segoe UI"/>
          <w:color w:val="3A3A3A"/>
          <w:sz w:val="27"/>
          <w:szCs w:val="27"/>
          <w:shd w:val="clear" w:color="auto" w:fill="FFFFFF"/>
        </w:rPr>
        <w:t xml:space="preserve"> </w:t>
      </w:r>
      <w:r>
        <w:rPr>
          <w:rFonts w:ascii="Latha" w:hAnsi="Latha" w:cs="Latha"/>
          <w:color w:val="3A3A3A"/>
          <w:sz w:val="27"/>
          <w:szCs w:val="27"/>
          <w:shd w:val="clear" w:color="auto" w:fill="FFFFFF"/>
        </w:rPr>
        <w:t>போராடும்</w:t>
      </w:r>
      <w:r>
        <w:rPr>
          <w:rFonts w:ascii="Segoe UI" w:hAnsi="Segoe UI" w:cs="Segoe UI"/>
          <w:color w:val="3A3A3A"/>
          <w:sz w:val="27"/>
          <w:szCs w:val="27"/>
          <w:shd w:val="clear" w:color="auto" w:fill="FFFFFF"/>
        </w:rPr>
        <w:t xml:space="preserve"> </w:t>
      </w:r>
      <w:r>
        <w:rPr>
          <w:rFonts w:ascii="Latha" w:hAnsi="Latha" w:cs="Latha"/>
          <w:color w:val="3A3A3A"/>
          <w:sz w:val="27"/>
          <w:szCs w:val="27"/>
          <w:shd w:val="clear" w:color="auto" w:fill="FFFFFF"/>
        </w:rPr>
        <w:t>போராளிகள்</w:t>
      </w:r>
      <w:r>
        <w:rPr>
          <w:rFonts w:ascii="Segoe UI" w:hAnsi="Segoe UI" w:cs="Segoe UI"/>
          <w:color w:val="3A3A3A"/>
          <w:sz w:val="27"/>
          <w:szCs w:val="27"/>
          <w:shd w:val="clear" w:color="auto" w:fill="FFFFFF"/>
        </w:rPr>
        <w:t>.</w:t>
      </w:r>
      <w:proofErr w:type="gramEnd"/>
    </w:p>
    <w:p w:rsidR="00D6511A" w:rsidRDefault="00D6511A" w:rsidP="00AD67A9">
      <w:pPr>
        <w:rPr>
          <w:rFonts w:ascii="Bamini" w:hAnsi="Bamini"/>
          <w:sz w:val="24"/>
          <w:szCs w:val="24"/>
          <w:lang w:val="en-IN"/>
        </w:rPr>
      </w:pPr>
    </w:p>
    <w:p w:rsidR="00AD67A9" w:rsidRPr="00E30281" w:rsidRDefault="00AD67A9" w:rsidP="00AD67A9">
      <w:pPr>
        <w:jc w:val="center"/>
        <w:rPr>
          <w:rFonts w:ascii="Bamini" w:hAnsi="Bamini"/>
          <w:b/>
          <w:sz w:val="24"/>
          <w:szCs w:val="24"/>
          <w:lang w:val="en-IN"/>
        </w:rPr>
      </w:pPr>
      <w:proofErr w:type="gramStart"/>
      <w:r w:rsidRPr="00E30281">
        <w:rPr>
          <w:rFonts w:ascii="Bamini" w:hAnsi="Bamini"/>
          <w:b/>
          <w:sz w:val="24"/>
          <w:szCs w:val="24"/>
          <w:lang w:val="en-IN"/>
        </w:rPr>
        <w:t>gphpT</w:t>
      </w:r>
      <w:proofErr w:type="gramEnd"/>
      <w:r w:rsidRPr="00E30281">
        <w:rPr>
          <w:rFonts w:ascii="Bamini" w:hAnsi="Bamini"/>
          <w:b/>
          <w:sz w:val="24"/>
          <w:szCs w:val="24"/>
          <w:lang w:val="en-IN"/>
        </w:rPr>
        <w:t xml:space="preserve"> </w:t>
      </w:r>
      <w:r w:rsidRPr="00E30281">
        <w:rPr>
          <w:rFonts w:ascii="Arial" w:hAnsi="Arial" w:cs="Arial"/>
          <w:b/>
          <w:sz w:val="24"/>
          <w:szCs w:val="24"/>
          <w:lang w:val="en-IN"/>
        </w:rPr>
        <w:t>–</w:t>
      </w:r>
      <w:r w:rsidRPr="00E30281">
        <w:rPr>
          <w:rFonts w:ascii="Bamini" w:hAnsi="Bamini"/>
          <w:b/>
          <w:sz w:val="24"/>
          <w:szCs w:val="24"/>
          <w:lang w:val="en-IN"/>
        </w:rPr>
        <w:t xml:space="preserve"> 2</w:t>
      </w:r>
    </w:p>
    <w:p w:rsidR="00AD67A9" w:rsidRPr="00E30281" w:rsidRDefault="00AD67A9" w:rsidP="00AD67A9">
      <w:pPr>
        <w:rPr>
          <w:rFonts w:ascii="Bamini" w:hAnsi="Bamini"/>
          <w:b/>
          <w:sz w:val="24"/>
          <w:szCs w:val="24"/>
          <w:lang w:val="en-IN"/>
        </w:rPr>
      </w:pPr>
      <w:proofErr w:type="gramStart"/>
      <w:r w:rsidRPr="00E30281">
        <w:rPr>
          <w:rFonts w:ascii="Bamini" w:hAnsi="Bamini"/>
          <w:b/>
          <w:sz w:val="24"/>
          <w:szCs w:val="24"/>
          <w:lang w:val="en-IN"/>
        </w:rPr>
        <w:t>vitNaDk</w:t>
      </w:r>
      <w:proofErr w:type="gramEnd"/>
      <w:r w:rsidRPr="00E30281">
        <w:rPr>
          <w:rFonts w:ascii="Bamini" w:hAnsi="Bamini"/>
          <w:b/>
          <w:sz w:val="24"/>
          <w:szCs w:val="24"/>
          <w:lang w:val="en-IN"/>
        </w:rPr>
        <w:t>; 5 tpdhf;fSf;F kl;Lk; FWfpa tpilaspf;f.</w:t>
      </w:r>
      <w:r>
        <w:rPr>
          <w:rFonts w:ascii="Bamini" w:hAnsi="Bamini"/>
          <w:b/>
          <w:sz w:val="24"/>
          <w:szCs w:val="24"/>
          <w:lang w:val="en-IN"/>
        </w:rPr>
        <w:tab/>
      </w:r>
      <w:r>
        <w:rPr>
          <w:rFonts w:ascii="Bamini" w:hAnsi="Bamini"/>
          <w:b/>
          <w:sz w:val="24"/>
          <w:szCs w:val="24"/>
          <w:lang w:val="en-IN"/>
        </w:rPr>
        <w:tab/>
      </w:r>
      <w:r w:rsidRPr="000A0655">
        <w:rPr>
          <w:rFonts w:ascii="Bamini" w:hAnsi="Bamini"/>
          <w:b/>
          <w:sz w:val="24"/>
          <w:szCs w:val="24"/>
          <w:lang w:val="en-IN"/>
        </w:rPr>
        <w:t xml:space="preserve">5 </w:t>
      </w:r>
      <w:r w:rsidRPr="000A0655">
        <w:rPr>
          <w:b/>
          <w:sz w:val="24"/>
          <w:szCs w:val="24"/>
          <w:lang w:val="en-IN"/>
        </w:rPr>
        <w:t>X</w:t>
      </w:r>
      <w:r>
        <w:rPr>
          <w:b/>
          <w:sz w:val="24"/>
          <w:szCs w:val="24"/>
          <w:lang w:val="en-IN"/>
        </w:rPr>
        <w:t xml:space="preserve"> 2</w:t>
      </w:r>
      <w:r w:rsidRPr="000A0655">
        <w:rPr>
          <w:b/>
          <w:sz w:val="24"/>
          <w:szCs w:val="24"/>
          <w:lang w:val="en-IN"/>
        </w:rPr>
        <w:t xml:space="preserve"> =</w:t>
      </w:r>
      <w:r w:rsidRPr="000A0655">
        <w:rPr>
          <w:rFonts w:ascii="Bamini" w:hAnsi="Bamini"/>
          <w:b/>
          <w:sz w:val="24"/>
          <w:szCs w:val="24"/>
          <w:lang w:val="en-IN"/>
        </w:rPr>
        <w:t xml:space="preserve"> 1</w:t>
      </w:r>
      <w:r>
        <w:rPr>
          <w:rFonts w:ascii="Bamini" w:hAnsi="Bamini"/>
          <w:b/>
          <w:sz w:val="24"/>
          <w:szCs w:val="24"/>
          <w:lang w:val="en-IN"/>
        </w:rPr>
        <w:t>0</w:t>
      </w:r>
      <w:r w:rsidRPr="000A0655">
        <w:rPr>
          <w:rFonts w:ascii="Bamini" w:hAnsi="Bamini"/>
          <w:b/>
          <w:sz w:val="24"/>
          <w:szCs w:val="24"/>
          <w:lang w:val="en-IN"/>
        </w:rPr>
        <w:tab/>
      </w:r>
    </w:p>
    <w:p w:rsidR="00D13220" w:rsidRDefault="00AD67A9" w:rsidP="00D13220">
      <w:pPr>
        <w:pStyle w:val="NormalWeb"/>
        <w:shd w:val="clear" w:color="auto" w:fill="FFFFFF"/>
        <w:spacing w:before="0" w:beforeAutospacing="0" w:after="384" w:afterAutospacing="0"/>
        <w:textAlignment w:val="baseline"/>
        <w:rPr>
          <w:rFonts w:ascii="Segoe UI" w:hAnsi="Segoe UI" w:cs="Segoe UI"/>
          <w:color w:val="3A3A3A"/>
          <w:sz w:val="27"/>
          <w:szCs w:val="27"/>
        </w:rPr>
      </w:pPr>
      <w:r>
        <w:rPr>
          <w:rFonts w:ascii="Bamini" w:hAnsi="Bamini"/>
          <w:lang w:val="en-IN"/>
        </w:rPr>
        <w:t>22.</w:t>
      </w:r>
      <w:r w:rsidR="00D13220">
        <w:rPr>
          <w:rFonts w:ascii="Segoe UI" w:hAnsi="Segoe UI" w:cs="Segoe UI"/>
          <w:color w:val="3A3A3A"/>
          <w:sz w:val="27"/>
          <w:szCs w:val="27"/>
        </w:rPr>
        <w:t xml:space="preserve">  </w:t>
      </w:r>
      <w:r w:rsidR="00D13220">
        <w:rPr>
          <w:rFonts w:ascii="Latha" w:hAnsi="Latha" w:cs="Latha"/>
          <w:color w:val="3A3A3A"/>
          <w:sz w:val="27"/>
          <w:szCs w:val="27"/>
        </w:rPr>
        <w:t>கலையரங்கத்தில்</w:t>
      </w:r>
      <w:r w:rsidR="00D13220">
        <w:rPr>
          <w:rFonts w:ascii="Segoe UI" w:hAnsi="Segoe UI" w:cs="Segoe UI"/>
          <w:color w:val="3A3A3A"/>
          <w:sz w:val="27"/>
          <w:szCs w:val="27"/>
        </w:rPr>
        <w:t xml:space="preserve"> </w:t>
      </w:r>
      <w:r w:rsidR="00D13220">
        <w:rPr>
          <w:rFonts w:ascii="Latha" w:hAnsi="Latha" w:cs="Latha"/>
          <w:color w:val="3A3A3A"/>
          <w:sz w:val="27"/>
          <w:szCs w:val="27"/>
        </w:rPr>
        <w:t>எனக்காகக்</w:t>
      </w:r>
      <w:r w:rsidR="00D13220">
        <w:rPr>
          <w:rFonts w:ascii="Segoe UI" w:hAnsi="Segoe UI" w:cs="Segoe UI"/>
          <w:color w:val="3A3A3A"/>
          <w:sz w:val="27"/>
          <w:szCs w:val="27"/>
        </w:rPr>
        <w:t xml:space="preserve"> </w:t>
      </w:r>
      <w:r w:rsidR="00D13220">
        <w:rPr>
          <w:rFonts w:ascii="Latha" w:hAnsi="Latha" w:cs="Latha"/>
          <w:color w:val="3A3A3A"/>
          <w:sz w:val="27"/>
          <w:szCs w:val="27"/>
        </w:rPr>
        <w:t>காத்திருக்கிறவரை</w:t>
      </w:r>
      <w:r w:rsidR="00D13220">
        <w:rPr>
          <w:rFonts w:ascii="Segoe UI" w:hAnsi="Segoe UI" w:cs="Segoe UI"/>
          <w:color w:val="3A3A3A"/>
          <w:sz w:val="27"/>
          <w:szCs w:val="27"/>
        </w:rPr>
        <w:t xml:space="preserve"> </w:t>
      </w:r>
      <w:r w:rsidR="00D13220">
        <w:rPr>
          <w:rFonts w:ascii="Latha" w:hAnsi="Latha" w:cs="Latha"/>
          <w:color w:val="3A3A3A"/>
          <w:sz w:val="27"/>
          <w:szCs w:val="27"/>
        </w:rPr>
        <w:t>அழைத்து</w:t>
      </w:r>
      <w:r w:rsidR="00D13220">
        <w:rPr>
          <w:rFonts w:ascii="Segoe UI" w:hAnsi="Segoe UI" w:cs="Segoe UI"/>
          <w:color w:val="3A3A3A"/>
          <w:sz w:val="27"/>
          <w:szCs w:val="27"/>
        </w:rPr>
        <w:t xml:space="preserve"> </w:t>
      </w:r>
      <w:r w:rsidR="00D13220">
        <w:rPr>
          <w:rFonts w:ascii="Latha" w:hAnsi="Latha" w:cs="Latha"/>
          <w:color w:val="3A3A3A"/>
          <w:sz w:val="27"/>
          <w:szCs w:val="27"/>
        </w:rPr>
        <w:t>வாருங்கள்</w:t>
      </w:r>
      <w:r w:rsidR="00D13220">
        <w:rPr>
          <w:rFonts w:ascii="Segoe UI" w:hAnsi="Segoe UI" w:cs="Segoe UI"/>
          <w:color w:val="3A3A3A"/>
          <w:sz w:val="27"/>
          <w:szCs w:val="27"/>
        </w:rPr>
        <w:t>.</w:t>
      </w:r>
    </w:p>
    <w:p w:rsidR="00D13220" w:rsidRDefault="00D13220" w:rsidP="00D13220">
      <w:pPr>
        <w:pStyle w:val="NormalWeb"/>
        <w:shd w:val="clear" w:color="auto" w:fill="FFFFFF"/>
        <w:spacing w:before="0" w:beforeAutospacing="0" w:after="384" w:afterAutospacing="0"/>
        <w:textAlignment w:val="baseline"/>
        <w:rPr>
          <w:rFonts w:ascii="Segoe UI" w:hAnsi="Segoe UI" w:cs="Segoe UI"/>
          <w:color w:val="3A3A3A"/>
          <w:sz w:val="27"/>
          <w:szCs w:val="27"/>
        </w:rPr>
      </w:pPr>
      <w:proofErr w:type="gramStart"/>
      <w:r>
        <w:rPr>
          <w:rFonts w:ascii="Latha" w:hAnsi="Latha" w:cs="Latha"/>
          <w:color w:val="3A3A3A"/>
          <w:sz w:val="27"/>
          <w:szCs w:val="27"/>
        </w:rPr>
        <w:t>ஊட்டமிகு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உணவு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உண்டவர்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நீண்ட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வாழ்நாள்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பெற்றார்</w:t>
      </w:r>
      <w:r>
        <w:rPr>
          <w:rFonts w:ascii="Segoe UI" w:hAnsi="Segoe UI" w:cs="Segoe UI"/>
          <w:color w:val="3A3A3A"/>
          <w:sz w:val="27"/>
          <w:szCs w:val="27"/>
        </w:rPr>
        <w:t>.</w:t>
      </w:r>
      <w:proofErr w:type="gramEnd"/>
    </w:p>
    <w:p w:rsidR="00D13220" w:rsidRDefault="00AD67A9" w:rsidP="00B77964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color w:val="3A3A3A"/>
          <w:sz w:val="27"/>
          <w:szCs w:val="27"/>
        </w:rPr>
      </w:pPr>
      <w:r>
        <w:rPr>
          <w:rFonts w:ascii="Bamini" w:hAnsi="Bamini"/>
          <w:lang w:val="en-IN"/>
        </w:rPr>
        <w:t>23.</w:t>
      </w:r>
      <w:r w:rsidR="00D13220">
        <w:rPr>
          <w:rFonts w:ascii="Bamini" w:hAnsi="Bamini"/>
          <w:lang w:val="en-IN"/>
        </w:rPr>
        <w:t xml:space="preserve"> </w:t>
      </w:r>
      <w:r w:rsidR="00D13220">
        <w:rPr>
          <w:rFonts w:ascii="Latha" w:hAnsi="Latha" w:cs="Latha"/>
          <w:color w:val="3A3A3A"/>
          <w:sz w:val="27"/>
          <w:szCs w:val="27"/>
        </w:rPr>
        <w:t>அ</w:t>
      </w:r>
      <w:r w:rsidR="00D13220">
        <w:rPr>
          <w:rFonts w:ascii="Segoe UI" w:hAnsi="Segoe UI" w:cs="Segoe UI"/>
          <w:color w:val="3A3A3A"/>
          <w:sz w:val="27"/>
          <w:szCs w:val="27"/>
        </w:rPr>
        <w:t xml:space="preserve">) </w:t>
      </w:r>
      <w:r w:rsidR="00D13220">
        <w:rPr>
          <w:rFonts w:ascii="Latha" w:hAnsi="Latha" w:cs="Latha"/>
          <w:color w:val="3A3A3A"/>
          <w:sz w:val="27"/>
          <w:szCs w:val="27"/>
        </w:rPr>
        <w:t>இயற்கை</w:t>
      </w:r>
      <w:r w:rsidR="00D13220">
        <w:rPr>
          <w:rFonts w:ascii="Segoe UI" w:hAnsi="Segoe UI" w:cs="Segoe UI"/>
          <w:color w:val="3A3A3A"/>
          <w:sz w:val="27"/>
          <w:szCs w:val="27"/>
        </w:rPr>
        <w:t xml:space="preserve"> – </w:t>
      </w:r>
      <w:r w:rsidR="00D13220">
        <w:rPr>
          <w:rFonts w:ascii="Latha" w:hAnsi="Latha" w:cs="Latha"/>
          <w:color w:val="3A3A3A"/>
          <w:sz w:val="27"/>
          <w:szCs w:val="27"/>
        </w:rPr>
        <w:t>செயற்கை</w:t>
      </w:r>
    </w:p>
    <w:p w:rsidR="00D13220" w:rsidRDefault="00D13220" w:rsidP="00D13220">
      <w:pPr>
        <w:pStyle w:val="NormalWeb"/>
        <w:shd w:val="clear" w:color="auto" w:fill="FFFFFF"/>
        <w:spacing w:before="0" w:beforeAutospacing="0" w:after="384" w:afterAutospacing="0"/>
        <w:textAlignment w:val="baseline"/>
        <w:rPr>
          <w:rFonts w:ascii="Segoe UI" w:hAnsi="Segoe UI" w:cs="Segoe UI"/>
          <w:color w:val="3A3A3A"/>
          <w:sz w:val="27"/>
          <w:szCs w:val="27"/>
        </w:rPr>
      </w:pP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proofErr w:type="gramStart"/>
      <w:r>
        <w:rPr>
          <w:rFonts w:ascii="Latha" w:hAnsi="Latha" w:cs="Latha"/>
          <w:color w:val="3A3A3A"/>
          <w:sz w:val="27"/>
          <w:szCs w:val="27"/>
        </w:rPr>
        <w:t>பாதைதெரியாத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இயற்கைக்காடுகளில்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பயணிக்கச்செயற்கைக்கருவிகள்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பயன்படுகின்றன</w:t>
      </w:r>
      <w:r>
        <w:rPr>
          <w:rFonts w:ascii="Segoe UI" w:hAnsi="Segoe UI" w:cs="Segoe UI"/>
          <w:color w:val="3A3A3A"/>
          <w:sz w:val="27"/>
          <w:szCs w:val="27"/>
        </w:rPr>
        <w:t>.</w:t>
      </w:r>
      <w:proofErr w:type="gramEnd"/>
    </w:p>
    <w:p w:rsidR="00D13220" w:rsidRDefault="00D13220" w:rsidP="00D13220">
      <w:pPr>
        <w:pStyle w:val="NormalWeb"/>
        <w:shd w:val="clear" w:color="auto" w:fill="FFFFFF"/>
        <w:spacing w:before="0" w:beforeAutospacing="0" w:after="384" w:afterAutospacing="0"/>
        <w:textAlignment w:val="baseline"/>
        <w:rPr>
          <w:ins w:id="0" w:author="Unknown"/>
          <w:rFonts w:ascii="Segoe UI" w:hAnsi="Segoe UI" w:cs="Segoe UI"/>
          <w:color w:val="3A3A3A"/>
          <w:sz w:val="27"/>
          <w:szCs w:val="27"/>
        </w:rPr>
      </w:pPr>
      <w:ins w:id="1" w:author="Unknown">
        <w:r>
          <w:rPr>
            <w:rFonts w:ascii="Latha" w:hAnsi="Latha" w:cs="Latha"/>
            <w:color w:val="3A3A3A"/>
            <w:sz w:val="27"/>
            <w:szCs w:val="27"/>
          </w:rPr>
          <w:t>ஆ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) </w:t>
        </w:r>
        <w:r>
          <w:rPr>
            <w:rFonts w:ascii="Latha" w:hAnsi="Latha" w:cs="Latha"/>
            <w:color w:val="3A3A3A"/>
            <w:sz w:val="27"/>
            <w:szCs w:val="27"/>
          </w:rPr>
          <w:t>கொடு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– </w:t>
        </w:r>
        <w:r>
          <w:rPr>
            <w:rFonts w:ascii="Latha" w:hAnsi="Latha" w:cs="Latha"/>
            <w:color w:val="3A3A3A"/>
            <w:sz w:val="27"/>
            <w:szCs w:val="27"/>
          </w:rPr>
          <w:t>கோடு</w:t>
        </w:r>
        <w:r>
          <w:rPr>
            <w:rFonts w:ascii="Segoe UI" w:hAnsi="Segoe UI" w:cs="Segoe UI"/>
            <w:color w:val="3A3A3A"/>
            <w:sz w:val="27"/>
            <w:szCs w:val="27"/>
          </w:rPr>
          <w:br/>
        </w:r>
        <w:r>
          <w:rPr>
            <w:rFonts w:ascii="Latha" w:hAnsi="Latha" w:cs="Latha"/>
            <w:color w:val="3A3A3A"/>
            <w:sz w:val="27"/>
            <w:szCs w:val="27"/>
          </w:rPr>
          <w:t>இராகவன்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தன்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நண்பன்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கொடுத்த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அளவுகோலைக்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கொண்டு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கோடு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வரைந்தான்</w:t>
        </w:r>
        <w:r>
          <w:rPr>
            <w:rFonts w:ascii="Segoe UI" w:hAnsi="Segoe UI" w:cs="Segoe UI"/>
            <w:color w:val="3A3A3A"/>
            <w:sz w:val="27"/>
            <w:szCs w:val="27"/>
          </w:rPr>
          <w:t>.</w:t>
        </w:r>
      </w:ins>
    </w:p>
    <w:p w:rsidR="00D13220" w:rsidRDefault="00AD67A9" w:rsidP="00B77964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color w:val="3A3A3A"/>
          <w:sz w:val="27"/>
          <w:szCs w:val="27"/>
        </w:rPr>
      </w:pPr>
      <w:r>
        <w:rPr>
          <w:rFonts w:ascii="Bamini" w:hAnsi="Bamini"/>
          <w:lang w:val="en-IN"/>
        </w:rPr>
        <w:lastRenderedPageBreak/>
        <w:t>24.</w:t>
      </w:r>
      <w:r w:rsidR="00D13220">
        <w:rPr>
          <w:rFonts w:ascii="Bamini" w:hAnsi="Bamini"/>
          <w:lang w:val="en-IN"/>
        </w:rPr>
        <w:t xml:space="preserve"> </w:t>
      </w:r>
      <w:r w:rsidR="00D13220">
        <w:rPr>
          <w:rFonts w:ascii="Latha" w:hAnsi="Latha" w:cs="Latha"/>
          <w:color w:val="3A3A3A"/>
          <w:sz w:val="27"/>
          <w:szCs w:val="27"/>
        </w:rPr>
        <w:t>அழகிய</w:t>
      </w:r>
      <w:r w:rsidR="00D13220">
        <w:rPr>
          <w:rFonts w:ascii="Segoe UI" w:hAnsi="Segoe UI" w:cs="Segoe UI"/>
          <w:color w:val="3A3A3A"/>
          <w:sz w:val="27"/>
          <w:szCs w:val="27"/>
        </w:rPr>
        <w:t xml:space="preserve"> </w:t>
      </w:r>
      <w:r w:rsidR="00D13220">
        <w:rPr>
          <w:rFonts w:ascii="Latha" w:hAnsi="Latha" w:cs="Latha"/>
          <w:color w:val="3A3A3A"/>
          <w:sz w:val="27"/>
          <w:szCs w:val="27"/>
        </w:rPr>
        <w:t>குளிர்ந்த</w:t>
      </w:r>
      <w:r w:rsidR="00D13220">
        <w:rPr>
          <w:rFonts w:ascii="Segoe UI" w:hAnsi="Segoe UI" w:cs="Segoe UI"/>
          <w:color w:val="3A3A3A"/>
          <w:sz w:val="27"/>
          <w:szCs w:val="27"/>
        </w:rPr>
        <w:t xml:space="preserve"> </w:t>
      </w:r>
      <w:r w:rsidR="00D13220">
        <w:rPr>
          <w:rFonts w:ascii="Latha" w:hAnsi="Latha" w:cs="Latha"/>
          <w:color w:val="3A3A3A"/>
          <w:sz w:val="27"/>
          <w:szCs w:val="27"/>
        </w:rPr>
        <w:t>கடம்பவனத்தை</w:t>
      </w:r>
      <w:r w:rsidR="00D13220">
        <w:rPr>
          <w:rFonts w:ascii="Segoe UI" w:hAnsi="Segoe UI" w:cs="Segoe UI"/>
          <w:color w:val="3A3A3A"/>
          <w:sz w:val="27"/>
          <w:szCs w:val="27"/>
        </w:rPr>
        <w:t xml:space="preserve"> </w:t>
      </w:r>
      <w:r w:rsidR="00D13220">
        <w:rPr>
          <w:rFonts w:ascii="Latha" w:hAnsi="Latha" w:cs="Latha"/>
          <w:color w:val="3A3A3A"/>
          <w:sz w:val="27"/>
          <w:szCs w:val="27"/>
        </w:rPr>
        <w:t>விட்டு</w:t>
      </w:r>
      <w:r w:rsidR="00D13220">
        <w:rPr>
          <w:rFonts w:ascii="Segoe UI" w:hAnsi="Segoe UI" w:cs="Segoe UI"/>
          <w:color w:val="3A3A3A"/>
          <w:sz w:val="27"/>
          <w:szCs w:val="27"/>
        </w:rPr>
        <w:t xml:space="preserve"> </w:t>
      </w:r>
      <w:r w:rsidR="00D13220">
        <w:rPr>
          <w:rFonts w:ascii="Latha" w:hAnsi="Latha" w:cs="Latha"/>
          <w:color w:val="3A3A3A"/>
          <w:sz w:val="27"/>
          <w:szCs w:val="27"/>
        </w:rPr>
        <w:t>இறைவன்</w:t>
      </w:r>
      <w:r w:rsidR="00D13220">
        <w:rPr>
          <w:rFonts w:ascii="Segoe UI" w:hAnsi="Segoe UI" w:cs="Segoe UI"/>
          <w:color w:val="3A3A3A"/>
          <w:sz w:val="27"/>
          <w:szCs w:val="27"/>
        </w:rPr>
        <w:t xml:space="preserve"> </w:t>
      </w:r>
      <w:r w:rsidR="00D13220">
        <w:rPr>
          <w:rFonts w:ascii="Latha" w:hAnsi="Latha" w:cs="Latha"/>
          <w:color w:val="3A3A3A"/>
          <w:sz w:val="27"/>
          <w:szCs w:val="27"/>
        </w:rPr>
        <w:t>நீங்கினான்</w:t>
      </w:r>
      <w:r w:rsidR="00D13220">
        <w:rPr>
          <w:rFonts w:ascii="Segoe UI" w:hAnsi="Segoe UI" w:cs="Segoe UI"/>
          <w:color w:val="3A3A3A"/>
          <w:sz w:val="27"/>
          <w:szCs w:val="27"/>
        </w:rPr>
        <w:t>.</w:t>
      </w:r>
    </w:p>
    <w:p w:rsidR="00D13220" w:rsidRDefault="00D13220" w:rsidP="00D13220">
      <w:pPr>
        <w:pStyle w:val="NormalWeb"/>
        <w:shd w:val="clear" w:color="auto" w:fill="FFFFFF"/>
        <w:spacing w:before="0" w:beforeAutospacing="0" w:after="384" w:afterAutospacing="0"/>
        <w:textAlignment w:val="baseline"/>
        <w:rPr>
          <w:rFonts w:ascii="Segoe UI" w:hAnsi="Segoe UI" w:cs="Segoe UI"/>
          <w:color w:val="3A3A3A"/>
          <w:sz w:val="27"/>
          <w:szCs w:val="27"/>
        </w:rPr>
      </w:pPr>
      <w:r>
        <w:rPr>
          <w:rFonts w:ascii="Latha" w:hAnsi="Latha" w:cs="Latha"/>
          <w:color w:val="3A3A3A"/>
          <w:sz w:val="27"/>
          <w:szCs w:val="27"/>
        </w:rPr>
        <w:t>பயன்தரும்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மரத்தை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வளர்ப்பது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நன்மை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பயக்கும்</w:t>
      </w:r>
    </w:p>
    <w:p w:rsidR="00B932B6" w:rsidRDefault="00AD67A9" w:rsidP="00B932B6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Bamini" w:hAnsi="Bamini"/>
          <w:lang w:val="en-IN"/>
        </w:rPr>
      </w:pPr>
      <w:r>
        <w:rPr>
          <w:rFonts w:ascii="Bamini" w:hAnsi="Bamini"/>
          <w:lang w:val="en-IN"/>
        </w:rPr>
        <w:t>25</w:t>
      </w:r>
      <w:proofErr w:type="gramStart"/>
      <w:r>
        <w:rPr>
          <w:rFonts w:ascii="Bamini" w:hAnsi="Bamini"/>
          <w:lang w:val="en-IN"/>
        </w:rPr>
        <w:t>.</w:t>
      </w:r>
      <w:r w:rsidR="00B932B6">
        <w:rPr>
          <w:rFonts w:ascii="Bamini" w:hAnsi="Bamini"/>
          <w:lang w:val="en-IN"/>
        </w:rPr>
        <w:t>m</w:t>
      </w:r>
      <w:proofErr w:type="gramEnd"/>
      <w:r w:rsidR="00B932B6">
        <w:rPr>
          <w:rFonts w:ascii="Bamini" w:hAnsi="Bamini"/>
          <w:lang w:val="en-IN"/>
        </w:rPr>
        <w:t>) Gijay;&gt; Gijj</w:t>
      </w:r>
      <w:proofErr w:type="gramStart"/>
      <w:r w:rsidR="00B932B6">
        <w:rPr>
          <w:rFonts w:ascii="Bamini" w:hAnsi="Bamini"/>
          <w:lang w:val="en-IN"/>
        </w:rPr>
        <w:t>;jy</w:t>
      </w:r>
      <w:proofErr w:type="gramEnd"/>
      <w:r w:rsidR="00B932B6">
        <w:rPr>
          <w:rFonts w:ascii="Bamini" w:hAnsi="Bamini"/>
          <w:lang w:val="en-IN"/>
        </w:rPr>
        <w:t>;</w:t>
      </w:r>
    </w:p>
    <w:p w:rsidR="00B932B6" w:rsidRDefault="00B932B6" w:rsidP="00B932B6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color w:val="3A3A3A"/>
          <w:sz w:val="27"/>
          <w:szCs w:val="27"/>
        </w:rPr>
      </w:pPr>
      <w:r>
        <w:rPr>
          <w:rFonts w:ascii="Bamini" w:hAnsi="Bamini"/>
          <w:lang w:val="en-IN"/>
        </w:rPr>
        <w:t xml:space="preserve">M) </w:t>
      </w:r>
      <w:proofErr w:type="gramStart"/>
      <w:r>
        <w:rPr>
          <w:rFonts w:ascii="Bamini" w:hAnsi="Bamini"/>
          <w:lang w:val="en-IN"/>
        </w:rPr>
        <w:t>RLjy;</w:t>
      </w:r>
      <w:proofErr w:type="gramEnd"/>
      <w:r>
        <w:rPr>
          <w:rFonts w:ascii="Bamini" w:hAnsi="Bamini"/>
          <w:lang w:val="en-IN"/>
        </w:rPr>
        <w:t>&gt; Rl</w:t>
      </w:r>
      <w:proofErr w:type="gramStart"/>
      <w:r>
        <w:rPr>
          <w:rFonts w:ascii="Bamini" w:hAnsi="Bamini"/>
          <w:lang w:val="en-IN"/>
        </w:rPr>
        <w:t>;ly</w:t>
      </w:r>
      <w:proofErr w:type="gramEnd"/>
      <w:r>
        <w:rPr>
          <w:rFonts w:ascii="Bamini" w:hAnsi="Bamini"/>
          <w:lang w:val="en-IN"/>
        </w:rPr>
        <w:t>;</w:t>
      </w:r>
    </w:p>
    <w:p w:rsidR="00B932B6" w:rsidRDefault="00B932B6" w:rsidP="00B932B6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Bamini" w:hAnsi="Bamini"/>
          <w:lang w:val="en-IN"/>
        </w:rPr>
      </w:pPr>
    </w:p>
    <w:p w:rsidR="00B932B6" w:rsidRDefault="00B932B6" w:rsidP="00B932B6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Bamini" w:hAnsi="Bamini"/>
          <w:lang w:val="en-IN"/>
        </w:rPr>
      </w:pPr>
      <w:r>
        <w:rPr>
          <w:rFonts w:ascii="Bamini" w:hAnsi="Bamini"/>
          <w:lang w:val="en-IN"/>
        </w:rPr>
        <w:t xml:space="preserve">26. </w:t>
      </w:r>
      <w:proofErr w:type="gramStart"/>
      <w:r>
        <w:rPr>
          <w:rFonts w:ascii="Bamini" w:hAnsi="Bamini"/>
          <w:lang w:val="en-IN"/>
        </w:rPr>
        <w:t>jzpe;</w:t>
      </w:r>
      <w:proofErr w:type="gramEnd"/>
      <w:r>
        <w:rPr>
          <w:rFonts w:ascii="Bamini" w:hAnsi="Bamini"/>
          <w:lang w:val="en-IN"/>
        </w:rPr>
        <w:t>jJ</w:t>
      </w:r>
    </w:p>
    <w:p w:rsidR="00B932B6" w:rsidRDefault="00B932B6" w:rsidP="00B932B6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Bamini" w:hAnsi="Bamini"/>
          <w:lang w:val="en-IN"/>
        </w:rPr>
      </w:pPr>
      <w:proofErr w:type="gramStart"/>
      <w:r>
        <w:rPr>
          <w:rFonts w:ascii="Bamini" w:hAnsi="Bamini"/>
          <w:lang w:val="en-IN"/>
        </w:rPr>
        <w:t>jzp</w:t>
      </w:r>
      <w:proofErr w:type="gramEnd"/>
      <w:r>
        <w:rPr>
          <w:rFonts w:ascii="Bamini" w:hAnsi="Bamini"/>
          <w:lang w:val="en-IN"/>
        </w:rPr>
        <w:t xml:space="preserve"> </w:t>
      </w:r>
      <w:r>
        <w:rPr>
          <w:rFonts w:ascii="Arial" w:hAnsi="Arial" w:cs="Arial"/>
          <w:lang w:val="en-IN"/>
        </w:rPr>
        <w:t>–</w:t>
      </w:r>
      <w:r>
        <w:rPr>
          <w:rFonts w:ascii="Bamini" w:hAnsi="Bamini"/>
          <w:lang w:val="en-IN"/>
        </w:rPr>
        <w:t xml:space="preserve"> gFjp</w:t>
      </w:r>
    </w:p>
    <w:p w:rsidR="00B932B6" w:rsidRDefault="00B932B6" w:rsidP="00B932B6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Bamini" w:hAnsi="Bamini"/>
          <w:lang w:val="en-IN"/>
        </w:rPr>
      </w:pPr>
      <w:proofErr w:type="gramStart"/>
      <w:r>
        <w:rPr>
          <w:rFonts w:ascii="Bamini" w:hAnsi="Bamini"/>
          <w:lang w:val="en-IN"/>
        </w:rPr>
        <w:t>j</w:t>
      </w:r>
      <w:proofErr w:type="gramEnd"/>
      <w:r>
        <w:rPr>
          <w:rFonts w:ascii="Bamini" w:hAnsi="Bamini"/>
          <w:lang w:val="en-IN"/>
        </w:rPr>
        <w:t xml:space="preserve">; - re;jp </w:t>
      </w:r>
    </w:p>
    <w:p w:rsidR="00B932B6" w:rsidRDefault="00B932B6" w:rsidP="00B932B6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Bamini" w:hAnsi="Bamini"/>
          <w:lang w:val="en-IN"/>
        </w:rPr>
      </w:pPr>
      <w:proofErr w:type="gramStart"/>
      <w:r>
        <w:rPr>
          <w:rFonts w:ascii="Bamini" w:hAnsi="Bamini"/>
          <w:lang w:val="en-IN"/>
        </w:rPr>
        <w:t>j</w:t>
      </w:r>
      <w:proofErr w:type="gramEnd"/>
      <w:r>
        <w:rPr>
          <w:rFonts w:ascii="Bamini" w:hAnsi="Bamini"/>
          <w:lang w:val="en-IN"/>
        </w:rPr>
        <w:t>; (e;) MdJ tpfhuk;</w:t>
      </w:r>
    </w:p>
    <w:p w:rsidR="00B932B6" w:rsidRDefault="00B932B6" w:rsidP="00B932B6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Bamini" w:hAnsi="Bamini"/>
          <w:lang w:val="en-IN"/>
        </w:rPr>
      </w:pPr>
      <w:proofErr w:type="gramStart"/>
      <w:r>
        <w:rPr>
          <w:rFonts w:ascii="Bamini" w:hAnsi="Bamini"/>
          <w:lang w:val="en-IN"/>
        </w:rPr>
        <w:t>j</w:t>
      </w:r>
      <w:proofErr w:type="gramEnd"/>
      <w:r>
        <w:rPr>
          <w:rFonts w:ascii="Bamini" w:hAnsi="Bamini"/>
          <w:lang w:val="en-IN"/>
        </w:rPr>
        <w:t>; - ,we;jfhy ,ilepiy</w:t>
      </w:r>
    </w:p>
    <w:p w:rsidR="00B932B6" w:rsidRDefault="00B932B6" w:rsidP="00B932B6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Bamini" w:hAnsi="Bamini"/>
          <w:lang w:val="en-IN"/>
        </w:rPr>
      </w:pPr>
      <w:r>
        <w:rPr>
          <w:rFonts w:ascii="Bamini" w:hAnsi="Bamini"/>
          <w:lang w:val="en-IN"/>
        </w:rPr>
        <w:t xml:space="preserve">m- </w:t>
      </w:r>
      <w:proofErr w:type="gramStart"/>
      <w:r>
        <w:rPr>
          <w:rFonts w:ascii="Bamini" w:hAnsi="Bamini"/>
          <w:lang w:val="en-IN"/>
        </w:rPr>
        <w:t>rhhpia</w:t>
      </w:r>
      <w:proofErr w:type="gramEnd"/>
    </w:p>
    <w:p w:rsidR="00B932B6" w:rsidRDefault="00B932B6" w:rsidP="00B932B6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ins w:id="2" w:author="Unknown"/>
          <w:rFonts w:ascii="Segoe UI" w:hAnsi="Segoe UI" w:cs="Segoe UI"/>
          <w:color w:val="3A3A3A"/>
          <w:sz w:val="27"/>
          <w:szCs w:val="27"/>
        </w:rPr>
      </w:pPr>
      <w:r>
        <w:rPr>
          <w:rFonts w:ascii="Bamini" w:hAnsi="Bamini"/>
          <w:lang w:val="en-IN"/>
        </w:rPr>
        <w:t xml:space="preserve">J </w:t>
      </w:r>
      <w:r>
        <w:rPr>
          <w:rFonts w:ascii="Arial" w:hAnsi="Arial" w:cs="Arial"/>
          <w:lang w:val="en-IN"/>
        </w:rPr>
        <w:t>–</w:t>
      </w:r>
      <w:r>
        <w:rPr>
          <w:rFonts w:ascii="Bamini" w:hAnsi="Bamini"/>
          <w:lang w:val="en-IN"/>
        </w:rPr>
        <w:t xml:space="preserve"> </w:t>
      </w:r>
      <w:proofErr w:type="gramStart"/>
      <w:r>
        <w:rPr>
          <w:rFonts w:ascii="Bamini" w:hAnsi="Bamini"/>
          <w:lang w:val="en-IN"/>
        </w:rPr>
        <w:t>glHf;</w:t>
      </w:r>
      <w:proofErr w:type="gramEnd"/>
      <w:r>
        <w:rPr>
          <w:rFonts w:ascii="Bamini" w:hAnsi="Bamini"/>
          <w:lang w:val="en-IN"/>
        </w:rPr>
        <w:t>if tpidKw;W tpFjp</w:t>
      </w:r>
    </w:p>
    <w:p w:rsidR="00B932B6" w:rsidRDefault="00B932B6" w:rsidP="00D13220">
      <w:pPr>
        <w:rPr>
          <w:rFonts w:ascii="Bamini" w:hAnsi="Bamini"/>
          <w:sz w:val="24"/>
          <w:szCs w:val="24"/>
          <w:lang w:val="en-IN"/>
        </w:rPr>
      </w:pPr>
    </w:p>
    <w:p w:rsidR="00AD67A9" w:rsidRDefault="00AD67A9" w:rsidP="00D13220">
      <w:pPr>
        <w:rPr>
          <w:rFonts w:ascii="Bamini" w:hAnsi="Bamini"/>
          <w:sz w:val="24"/>
          <w:szCs w:val="24"/>
          <w:lang w:val="en-IN"/>
        </w:rPr>
      </w:pPr>
      <w:r>
        <w:rPr>
          <w:rFonts w:ascii="Bamini" w:hAnsi="Bamini"/>
          <w:sz w:val="24"/>
          <w:szCs w:val="24"/>
          <w:lang w:val="en-IN"/>
        </w:rPr>
        <w:t xml:space="preserve">27. </w:t>
      </w:r>
      <w:proofErr w:type="gramStart"/>
      <w:r>
        <w:rPr>
          <w:rFonts w:ascii="Bamini" w:hAnsi="Bamini"/>
          <w:sz w:val="24"/>
          <w:szCs w:val="24"/>
          <w:lang w:val="en-IN"/>
        </w:rPr>
        <w:t>fiyr;</w:t>
      </w:r>
      <w:proofErr w:type="gramEnd"/>
      <w:r>
        <w:rPr>
          <w:rFonts w:ascii="Bamini" w:hAnsi="Bamini"/>
          <w:sz w:val="24"/>
          <w:szCs w:val="24"/>
          <w:lang w:val="en-IN"/>
        </w:rPr>
        <w:t>nrhy; jUf.</w:t>
      </w:r>
    </w:p>
    <w:p w:rsidR="00D13220" w:rsidRDefault="00D13220" w:rsidP="00AD67A9">
      <w:pPr>
        <w:rPr>
          <w:rFonts w:ascii="Bamini" w:hAnsi="Bamini"/>
          <w:sz w:val="24"/>
          <w:szCs w:val="24"/>
          <w:lang w:val="en-IN"/>
        </w:rPr>
      </w:pPr>
      <w:r>
        <w:rPr>
          <w:rFonts w:ascii="Bamini" w:hAnsi="Bamini"/>
          <w:sz w:val="24"/>
          <w:szCs w:val="24"/>
          <w:lang w:val="en-IN"/>
        </w:rPr>
        <w:t xml:space="preserve">m) </w:t>
      </w:r>
      <w:proofErr w:type="gramStart"/>
      <w:r>
        <w:rPr>
          <w:rFonts w:ascii="Bamini" w:hAnsi="Bamini"/>
          <w:sz w:val="24"/>
          <w:szCs w:val="24"/>
          <w:lang w:val="en-IN"/>
        </w:rPr>
        <w:t>fiyr;</w:t>
      </w:r>
      <w:proofErr w:type="gramEnd"/>
      <w:r>
        <w:rPr>
          <w:rFonts w:ascii="Bamini" w:hAnsi="Bamini"/>
          <w:sz w:val="24"/>
          <w:szCs w:val="24"/>
          <w:lang w:val="en-IN"/>
        </w:rPr>
        <w:t>nrhy;</w:t>
      </w:r>
    </w:p>
    <w:p w:rsidR="00D13220" w:rsidRPr="00D13220" w:rsidRDefault="00D13220" w:rsidP="00AD67A9">
      <w:pPr>
        <w:rPr>
          <w:rFonts w:ascii="Bamini" w:hAnsi="Bamini"/>
          <w:sz w:val="24"/>
          <w:szCs w:val="24"/>
          <w:lang w:val="en-IN"/>
        </w:rPr>
      </w:pPr>
      <w:r>
        <w:rPr>
          <w:rFonts w:ascii="Bamini" w:hAnsi="Bamini"/>
          <w:sz w:val="24"/>
          <w:szCs w:val="24"/>
          <w:lang w:val="en-IN"/>
        </w:rPr>
        <w:t>M) FwpaPl</w:t>
      </w:r>
      <w:proofErr w:type="gramStart"/>
      <w:r>
        <w:rPr>
          <w:rFonts w:ascii="Bamini" w:hAnsi="Bamini"/>
          <w:sz w:val="24"/>
          <w:szCs w:val="24"/>
          <w:lang w:val="en-IN"/>
        </w:rPr>
        <w:t>;bay</w:t>
      </w:r>
      <w:proofErr w:type="gramEnd"/>
      <w:r>
        <w:rPr>
          <w:rFonts w:ascii="Bamini" w:hAnsi="Bamini"/>
          <w:sz w:val="24"/>
          <w:szCs w:val="24"/>
          <w:lang w:val="en-IN"/>
        </w:rPr>
        <w:t>;</w:t>
      </w:r>
    </w:p>
    <w:p w:rsidR="00D13220" w:rsidRDefault="00D13220" w:rsidP="00AD67A9">
      <w:pPr>
        <w:rPr>
          <w:rFonts w:ascii="Bamini" w:hAnsi="Bamini"/>
          <w:sz w:val="24"/>
          <w:szCs w:val="24"/>
          <w:lang w:val="en-IN"/>
        </w:rPr>
      </w:pPr>
      <w:r>
        <w:rPr>
          <w:rFonts w:ascii="Bamini" w:hAnsi="Bamini"/>
          <w:sz w:val="24"/>
          <w:szCs w:val="24"/>
          <w:lang w:val="en-IN"/>
        </w:rPr>
        <w:t xml:space="preserve">28. </w:t>
      </w:r>
      <w:proofErr w:type="gramStart"/>
      <w:r>
        <w:rPr>
          <w:rFonts w:ascii="Bamini" w:hAnsi="Bamini"/>
          <w:sz w:val="24"/>
          <w:szCs w:val="24"/>
          <w:lang w:val="en-IN"/>
        </w:rPr>
        <w:t>tpidj;</w:t>
      </w:r>
      <w:proofErr w:type="gramEnd"/>
      <w:r>
        <w:rPr>
          <w:rFonts w:ascii="Bamini" w:hAnsi="Bamini"/>
          <w:sz w:val="24"/>
          <w:szCs w:val="24"/>
          <w:lang w:val="en-IN"/>
        </w:rPr>
        <w:t>njhif</w:t>
      </w:r>
    </w:p>
    <w:p w:rsidR="00AD67A9" w:rsidRPr="00AB1AAF" w:rsidRDefault="00AD67A9" w:rsidP="00AD67A9">
      <w:pPr>
        <w:jc w:val="center"/>
        <w:rPr>
          <w:rFonts w:ascii="Bamini" w:hAnsi="Bamini"/>
          <w:b/>
          <w:sz w:val="24"/>
          <w:szCs w:val="24"/>
          <w:lang w:val="en-IN"/>
        </w:rPr>
      </w:pPr>
      <w:proofErr w:type="gramStart"/>
      <w:r w:rsidRPr="00AB1AAF">
        <w:rPr>
          <w:rFonts w:ascii="Bamini" w:hAnsi="Bamini"/>
          <w:b/>
          <w:sz w:val="24"/>
          <w:szCs w:val="24"/>
          <w:lang w:val="en-IN"/>
        </w:rPr>
        <w:t>gFjp</w:t>
      </w:r>
      <w:proofErr w:type="gramEnd"/>
      <w:r w:rsidRPr="00AB1AAF">
        <w:rPr>
          <w:rFonts w:ascii="Bamini" w:hAnsi="Bamini"/>
          <w:b/>
          <w:sz w:val="24"/>
          <w:szCs w:val="24"/>
          <w:lang w:val="en-IN"/>
        </w:rPr>
        <w:t xml:space="preserve"> </w:t>
      </w:r>
      <w:r w:rsidRPr="00AB1AAF">
        <w:rPr>
          <w:rFonts w:ascii="Arial" w:hAnsi="Arial" w:cs="Arial"/>
          <w:b/>
          <w:sz w:val="24"/>
          <w:szCs w:val="24"/>
          <w:lang w:val="en-IN"/>
        </w:rPr>
        <w:t>–</w:t>
      </w:r>
      <w:r w:rsidRPr="00AB1AAF">
        <w:rPr>
          <w:rFonts w:ascii="Bamini" w:hAnsi="Bamini"/>
          <w:b/>
          <w:sz w:val="24"/>
          <w:szCs w:val="24"/>
          <w:lang w:val="en-IN"/>
        </w:rPr>
        <w:t xml:space="preserve"> 3</w:t>
      </w:r>
    </w:p>
    <w:p w:rsidR="00AD67A9" w:rsidRPr="00AB1AAF" w:rsidRDefault="00AD67A9" w:rsidP="00AD67A9">
      <w:pPr>
        <w:jc w:val="center"/>
        <w:rPr>
          <w:rFonts w:ascii="Bamini" w:hAnsi="Bamini"/>
          <w:b/>
          <w:sz w:val="24"/>
          <w:szCs w:val="24"/>
          <w:lang w:val="en-IN"/>
        </w:rPr>
      </w:pPr>
      <w:proofErr w:type="gramStart"/>
      <w:r w:rsidRPr="00AB1AAF">
        <w:rPr>
          <w:rFonts w:ascii="Bamini" w:hAnsi="Bamini"/>
          <w:b/>
          <w:sz w:val="24"/>
          <w:szCs w:val="24"/>
          <w:lang w:val="en-IN"/>
        </w:rPr>
        <w:t>gphpT</w:t>
      </w:r>
      <w:proofErr w:type="gramEnd"/>
      <w:r w:rsidRPr="00AB1AAF">
        <w:rPr>
          <w:rFonts w:ascii="Bamini" w:hAnsi="Bamini"/>
          <w:b/>
          <w:sz w:val="24"/>
          <w:szCs w:val="24"/>
          <w:lang w:val="en-IN"/>
        </w:rPr>
        <w:t xml:space="preserve"> </w:t>
      </w:r>
      <w:r w:rsidRPr="00AB1AAF">
        <w:rPr>
          <w:rFonts w:ascii="Arial" w:hAnsi="Arial" w:cs="Arial"/>
          <w:b/>
          <w:sz w:val="24"/>
          <w:szCs w:val="24"/>
          <w:lang w:val="en-IN"/>
        </w:rPr>
        <w:t>–</w:t>
      </w:r>
      <w:r w:rsidRPr="00AB1AAF">
        <w:rPr>
          <w:rFonts w:ascii="Bamini" w:hAnsi="Bamini"/>
          <w:b/>
          <w:sz w:val="24"/>
          <w:szCs w:val="24"/>
          <w:lang w:val="en-IN"/>
        </w:rPr>
        <w:t xml:space="preserve"> 1</w:t>
      </w:r>
    </w:p>
    <w:p w:rsidR="00AD67A9" w:rsidRPr="00AB1AAF" w:rsidRDefault="00AD67A9" w:rsidP="00AD67A9">
      <w:pPr>
        <w:rPr>
          <w:rFonts w:ascii="Bamini" w:hAnsi="Bamini"/>
          <w:b/>
          <w:sz w:val="24"/>
          <w:szCs w:val="24"/>
          <w:lang w:val="en-IN"/>
        </w:rPr>
      </w:pPr>
      <w:r w:rsidRPr="00AB1AAF">
        <w:rPr>
          <w:rFonts w:ascii="Bamini" w:hAnsi="Bamini"/>
          <w:b/>
          <w:sz w:val="24"/>
          <w:szCs w:val="24"/>
          <w:lang w:val="en-IN"/>
        </w:rPr>
        <w:t>vitNaDk; 2 tpdhf;fSf;F kl;Lk; RUf;fkhf tpilaspf;f.</w:t>
      </w:r>
      <w:r>
        <w:rPr>
          <w:rFonts w:ascii="Bamini" w:hAnsi="Bamini"/>
          <w:b/>
          <w:sz w:val="24"/>
          <w:szCs w:val="24"/>
          <w:lang w:val="en-IN"/>
        </w:rPr>
        <w:tab/>
      </w:r>
      <w:r>
        <w:rPr>
          <w:rFonts w:ascii="Bamini" w:hAnsi="Bamini"/>
          <w:b/>
          <w:sz w:val="24"/>
          <w:szCs w:val="24"/>
          <w:lang w:val="en-IN"/>
        </w:rPr>
        <w:tab/>
      </w:r>
      <w:r>
        <w:rPr>
          <w:rFonts w:ascii="Bamini" w:hAnsi="Bamini"/>
          <w:b/>
          <w:sz w:val="24"/>
          <w:szCs w:val="24"/>
          <w:lang w:val="en-IN"/>
        </w:rPr>
        <w:tab/>
        <w:t>2</w:t>
      </w:r>
      <w:r w:rsidRPr="000A0655">
        <w:rPr>
          <w:rFonts w:ascii="Bamini" w:hAnsi="Bamini"/>
          <w:b/>
          <w:sz w:val="24"/>
          <w:szCs w:val="24"/>
          <w:lang w:val="en-IN"/>
        </w:rPr>
        <w:t xml:space="preserve"> </w:t>
      </w:r>
      <w:r w:rsidRPr="000A0655">
        <w:rPr>
          <w:b/>
          <w:sz w:val="24"/>
          <w:szCs w:val="24"/>
          <w:lang w:val="en-IN"/>
        </w:rPr>
        <w:t>X</w:t>
      </w:r>
      <w:r>
        <w:rPr>
          <w:b/>
          <w:sz w:val="24"/>
          <w:szCs w:val="24"/>
          <w:lang w:val="en-IN"/>
        </w:rPr>
        <w:t xml:space="preserve"> 3</w:t>
      </w:r>
      <w:r w:rsidRPr="000A0655">
        <w:rPr>
          <w:b/>
          <w:sz w:val="24"/>
          <w:szCs w:val="24"/>
          <w:lang w:val="en-IN"/>
        </w:rPr>
        <w:t xml:space="preserve"> =</w:t>
      </w:r>
      <w:r w:rsidRPr="000A0655">
        <w:rPr>
          <w:rFonts w:ascii="Bamini" w:hAnsi="Bamini"/>
          <w:b/>
          <w:sz w:val="24"/>
          <w:szCs w:val="24"/>
          <w:lang w:val="en-IN"/>
        </w:rPr>
        <w:t xml:space="preserve"> </w:t>
      </w:r>
      <w:r>
        <w:rPr>
          <w:rFonts w:ascii="Bamini" w:hAnsi="Bamini"/>
          <w:b/>
          <w:sz w:val="24"/>
          <w:szCs w:val="24"/>
          <w:lang w:val="en-IN"/>
        </w:rPr>
        <w:t>6</w:t>
      </w:r>
      <w:r w:rsidRPr="000A0655">
        <w:rPr>
          <w:rFonts w:ascii="Bamini" w:hAnsi="Bamini"/>
          <w:b/>
          <w:sz w:val="24"/>
          <w:szCs w:val="24"/>
          <w:lang w:val="en-IN"/>
        </w:rPr>
        <w:tab/>
      </w:r>
    </w:p>
    <w:p w:rsidR="001828AE" w:rsidRDefault="00AD67A9" w:rsidP="00B77964">
      <w:pPr>
        <w:pStyle w:val="NormalWeb"/>
        <w:shd w:val="clear" w:color="auto" w:fill="FFFFFF"/>
        <w:spacing w:before="0" w:beforeAutospacing="0" w:after="384" w:afterAutospacing="0"/>
        <w:textAlignment w:val="baseline"/>
        <w:rPr>
          <w:rFonts w:ascii="Segoe UI" w:hAnsi="Segoe UI" w:cs="Segoe UI"/>
          <w:color w:val="3A3A3A"/>
          <w:sz w:val="27"/>
          <w:szCs w:val="27"/>
        </w:rPr>
      </w:pPr>
      <w:r>
        <w:rPr>
          <w:rFonts w:ascii="Bamini" w:hAnsi="Bamini"/>
          <w:lang w:val="en-IN"/>
        </w:rPr>
        <w:t xml:space="preserve">29. </w:t>
      </w:r>
      <w:r w:rsidR="001828AE">
        <w:rPr>
          <w:rFonts w:ascii="Latha" w:hAnsi="Latha" w:cs="Latha"/>
          <w:color w:val="3A3A3A"/>
          <w:sz w:val="27"/>
          <w:szCs w:val="27"/>
        </w:rPr>
        <w:t>அன்றைய</w:t>
      </w:r>
      <w:r w:rsidR="001828AE">
        <w:rPr>
          <w:rFonts w:ascii="Segoe UI" w:hAnsi="Segoe UI" w:cs="Segoe UI"/>
          <w:color w:val="3A3A3A"/>
          <w:sz w:val="27"/>
          <w:szCs w:val="27"/>
        </w:rPr>
        <w:t xml:space="preserve"> </w:t>
      </w:r>
      <w:r w:rsidR="001828AE">
        <w:rPr>
          <w:rFonts w:ascii="Latha" w:hAnsi="Latha" w:cs="Latha"/>
          <w:color w:val="3A3A3A"/>
          <w:sz w:val="27"/>
          <w:szCs w:val="27"/>
        </w:rPr>
        <w:t>காலத்தில்</w:t>
      </w:r>
      <w:r w:rsidR="001828AE">
        <w:rPr>
          <w:rFonts w:ascii="Segoe UI" w:hAnsi="Segoe UI" w:cs="Segoe UI"/>
          <w:color w:val="3A3A3A"/>
          <w:sz w:val="27"/>
          <w:szCs w:val="27"/>
        </w:rPr>
        <w:t xml:space="preserve"> </w:t>
      </w:r>
      <w:r w:rsidR="001828AE">
        <w:rPr>
          <w:rFonts w:ascii="Latha" w:hAnsi="Latha" w:cs="Latha"/>
          <w:color w:val="3A3A3A"/>
          <w:sz w:val="27"/>
          <w:szCs w:val="27"/>
        </w:rPr>
        <w:t>வழிப்போக்கர்களே</w:t>
      </w:r>
      <w:r w:rsidR="001828AE">
        <w:rPr>
          <w:rFonts w:ascii="Segoe UI" w:hAnsi="Segoe UI" w:cs="Segoe UI"/>
          <w:color w:val="3A3A3A"/>
          <w:sz w:val="27"/>
          <w:szCs w:val="27"/>
        </w:rPr>
        <w:t xml:space="preserve"> </w:t>
      </w:r>
      <w:r w:rsidR="001828AE">
        <w:rPr>
          <w:rFonts w:ascii="Latha" w:hAnsi="Latha" w:cs="Latha"/>
          <w:color w:val="3A3A3A"/>
          <w:sz w:val="27"/>
          <w:szCs w:val="27"/>
        </w:rPr>
        <w:t>விருந்தினராகப்</w:t>
      </w:r>
      <w:r w:rsidR="001828AE">
        <w:rPr>
          <w:rFonts w:ascii="Segoe UI" w:hAnsi="Segoe UI" w:cs="Segoe UI"/>
          <w:color w:val="3A3A3A"/>
          <w:sz w:val="27"/>
          <w:szCs w:val="27"/>
        </w:rPr>
        <w:t xml:space="preserve"> </w:t>
      </w:r>
      <w:r w:rsidR="001828AE">
        <w:rPr>
          <w:rFonts w:ascii="Latha" w:hAnsi="Latha" w:cs="Latha"/>
          <w:color w:val="3A3A3A"/>
          <w:sz w:val="27"/>
          <w:szCs w:val="27"/>
        </w:rPr>
        <w:t>போற்றப்பட்டனர்</w:t>
      </w:r>
      <w:r w:rsidR="001828AE">
        <w:rPr>
          <w:rFonts w:ascii="Segoe UI" w:hAnsi="Segoe UI" w:cs="Segoe UI"/>
          <w:color w:val="3A3A3A"/>
          <w:sz w:val="27"/>
          <w:szCs w:val="27"/>
        </w:rPr>
        <w:t>.</w:t>
      </w:r>
    </w:p>
    <w:p w:rsidR="001828AE" w:rsidRDefault="001828AE" w:rsidP="001828AE">
      <w:pPr>
        <w:numPr>
          <w:ilvl w:val="0"/>
          <w:numId w:val="6"/>
        </w:numPr>
        <w:shd w:val="clear" w:color="auto" w:fill="FFFFFF"/>
        <w:spacing w:after="0" w:line="240" w:lineRule="auto"/>
        <w:textAlignment w:val="baseline"/>
        <w:rPr>
          <w:rFonts w:ascii="Segoe UI" w:hAnsi="Segoe UI" w:cs="Segoe UI"/>
          <w:color w:val="3A3A3A"/>
          <w:sz w:val="27"/>
          <w:szCs w:val="27"/>
        </w:rPr>
      </w:pPr>
      <w:r>
        <w:rPr>
          <w:rFonts w:ascii="Latha" w:hAnsi="Latha" w:cs="Latha"/>
          <w:color w:val="3A3A3A"/>
          <w:sz w:val="27"/>
          <w:szCs w:val="27"/>
        </w:rPr>
        <w:t>காலமாற்றத்தால்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நாகரிகம்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என்னும்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பெயரால்</w:t>
      </w:r>
      <w:r>
        <w:rPr>
          <w:rFonts w:ascii="Segoe UI" w:hAnsi="Segoe UI" w:cs="Segoe UI"/>
          <w:color w:val="3A3A3A"/>
          <w:sz w:val="27"/>
          <w:szCs w:val="27"/>
        </w:rPr>
        <w:t xml:space="preserve">, </w:t>
      </w:r>
      <w:r>
        <w:rPr>
          <w:rFonts w:ascii="Latha" w:hAnsi="Latha" w:cs="Latha"/>
          <w:color w:val="3A3A3A"/>
          <w:sz w:val="27"/>
          <w:szCs w:val="27"/>
        </w:rPr>
        <w:t>வழிப்போக்கர்களுக்கு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விருந்தளிப்பது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மறைந்து</w:t>
      </w:r>
      <w:r>
        <w:rPr>
          <w:rFonts w:ascii="Segoe UI" w:hAnsi="Segoe UI" w:cs="Segoe UI"/>
          <w:color w:val="3A3A3A"/>
          <w:sz w:val="27"/>
          <w:szCs w:val="27"/>
        </w:rPr>
        <w:t xml:space="preserve">, </w:t>
      </w:r>
      <w:r>
        <w:rPr>
          <w:rFonts w:ascii="Latha" w:hAnsi="Latha" w:cs="Latha"/>
          <w:color w:val="3A3A3A"/>
          <w:sz w:val="27"/>
          <w:szCs w:val="27"/>
        </w:rPr>
        <w:t>நண்பர்களுக்கும்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உறவினர்களுக்கும்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மட்டுமே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விருந்தளிக்கும்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நிலையைத்தான்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இன்று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காணமுடிகின்றது</w:t>
      </w:r>
      <w:r>
        <w:rPr>
          <w:rFonts w:ascii="Segoe UI" w:hAnsi="Segoe UI" w:cs="Segoe UI"/>
          <w:color w:val="3A3A3A"/>
          <w:sz w:val="27"/>
          <w:szCs w:val="27"/>
        </w:rPr>
        <w:t>.</w:t>
      </w:r>
    </w:p>
    <w:p w:rsidR="001828AE" w:rsidRDefault="001828AE" w:rsidP="001828AE">
      <w:pPr>
        <w:numPr>
          <w:ilvl w:val="0"/>
          <w:numId w:val="6"/>
        </w:numPr>
        <w:shd w:val="clear" w:color="auto" w:fill="FFFFFF"/>
        <w:spacing w:after="0" w:line="240" w:lineRule="auto"/>
        <w:textAlignment w:val="baseline"/>
        <w:rPr>
          <w:rFonts w:ascii="Segoe UI" w:hAnsi="Segoe UI" w:cs="Segoe UI"/>
          <w:color w:val="3A3A3A"/>
          <w:sz w:val="27"/>
          <w:szCs w:val="27"/>
        </w:rPr>
      </w:pPr>
      <w:r>
        <w:rPr>
          <w:rFonts w:ascii="Latha" w:hAnsi="Latha" w:cs="Latha"/>
          <w:color w:val="3A3A3A"/>
          <w:sz w:val="27"/>
          <w:szCs w:val="27"/>
        </w:rPr>
        <w:t>வழிப்போக்கர்களுக்கும்</w:t>
      </w:r>
      <w:r>
        <w:rPr>
          <w:rFonts w:ascii="Segoe UI" w:hAnsi="Segoe UI" w:cs="Segoe UI"/>
          <w:color w:val="3A3A3A"/>
          <w:sz w:val="27"/>
          <w:szCs w:val="27"/>
        </w:rPr>
        <w:t xml:space="preserve">, </w:t>
      </w:r>
      <w:r>
        <w:rPr>
          <w:rFonts w:ascii="Latha" w:hAnsi="Latha" w:cs="Latha"/>
          <w:color w:val="3A3A3A"/>
          <w:sz w:val="27"/>
          <w:szCs w:val="27"/>
        </w:rPr>
        <w:t>ஏழைகளுக்கும்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கோவில்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மற்றும்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அன்னசத்திரங்கள்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விருந்திட்டு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வருகின்றன</w:t>
      </w:r>
      <w:r>
        <w:rPr>
          <w:rFonts w:ascii="Segoe UI" w:hAnsi="Segoe UI" w:cs="Segoe UI"/>
          <w:color w:val="3A3A3A"/>
          <w:sz w:val="27"/>
          <w:szCs w:val="27"/>
        </w:rPr>
        <w:t>.</w:t>
      </w:r>
    </w:p>
    <w:p w:rsidR="001828AE" w:rsidRDefault="001828AE" w:rsidP="001828AE">
      <w:pPr>
        <w:numPr>
          <w:ilvl w:val="0"/>
          <w:numId w:val="6"/>
        </w:numPr>
        <w:shd w:val="clear" w:color="auto" w:fill="FFFFFF"/>
        <w:spacing w:after="0" w:line="240" w:lineRule="auto"/>
        <w:textAlignment w:val="baseline"/>
        <w:rPr>
          <w:rFonts w:ascii="Segoe UI" w:hAnsi="Segoe UI" w:cs="Segoe UI"/>
          <w:color w:val="3A3A3A"/>
          <w:sz w:val="27"/>
          <w:szCs w:val="27"/>
        </w:rPr>
      </w:pPr>
      <w:r>
        <w:rPr>
          <w:rFonts w:ascii="Latha" w:hAnsi="Latha" w:cs="Latha"/>
          <w:color w:val="3A3A3A"/>
          <w:sz w:val="27"/>
          <w:szCs w:val="27"/>
        </w:rPr>
        <w:lastRenderedPageBreak/>
        <w:t>விருந்தினர்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என்று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சொல்லி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கயவர்கள்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இன்று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மக்களை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ஏமாற்றுவதால்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புதியவர்களை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விருந்தினர்களாகப்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போற்றப்படுவது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இல்லை</w:t>
      </w:r>
      <w:r>
        <w:rPr>
          <w:rFonts w:ascii="Segoe UI" w:hAnsi="Segoe UI" w:cs="Segoe UI"/>
          <w:color w:val="3A3A3A"/>
          <w:sz w:val="27"/>
          <w:szCs w:val="27"/>
        </w:rPr>
        <w:t>.</w:t>
      </w:r>
    </w:p>
    <w:p w:rsidR="001828AE" w:rsidRDefault="001828AE" w:rsidP="001828AE">
      <w:pPr>
        <w:numPr>
          <w:ilvl w:val="0"/>
          <w:numId w:val="6"/>
        </w:numPr>
        <w:shd w:val="clear" w:color="auto" w:fill="FFFFFF"/>
        <w:spacing w:after="0" w:line="240" w:lineRule="auto"/>
        <w:textAlignment w:val="baseline"/>
        <w:rPr>
          <w:rFonts w:ascii="Segoe UI" w:hAnsi="Segoe UI" w:cs="Segoe UI"/>
          <w:color w:val="3A3A3A"/>
          <w:sz w:val="27"/>
          <w:szCs w:val="27"/>
        </w:rPr>
      </w:pPr>
      <w:r>
        <w:rPr>
          <w:rFonts w:ascii="Latha" w:hAnsi="Latha" w:cs="Latha"/>
          <w:color w:val="3A3A3A"/>
          <w:sz w:val="27"/>
          <w:szCs w:val="27"/>
        </w:rPr>
        <w:t>இன்றைய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சமுதாயத்தில்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தன்னலம்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மேலோங்கியதால்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விருந்தென்னும்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பொதுநலம்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குறைந்து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வருகின்றது</w:t>
      </w:r>
      <w:r>
        <w:rPr>
          <w:rFonts w:ascii="Segoe UI" w:hAnsi="Segoe UI" w:cs="Segoe UI"/>
          <w:color w:val="3A3A3A"/>
          <w:sz w:val="27"/>
          <w:szCs w:val="27"/>
        </w:rPr>
        <w:t>.</w:t>
      </w:r>
    </w:p>
    <w:p w:rsidR="00AD67A9" w:rsidRDefault="001828AE" w:rsidP="001828AE">
      <w:pPr>
        <w:rPr>
          <w:rFonts w:ascii="Bamini" w:hAnsi="Bamini"/>
          <w:sz w:val="24"/>
          <w:szCs w:val="24"/>
          <w:lang w:val="en-IN"/>
        </w:rPr>
      </w:pPr>
      <w:r>
        <w:rPr>
          <w:rFonts w:ascii="Bamini" w:hAnsi="Bamini"/>
          <w:sz w:val="24"/>
          <w:szCs w:val="24"/>
          <w:lang w:val="en-IN"/>
        </w:rPr>
        <w:t xml:space="preserve"> </w:t>
      </w:r>
      <w:r w:rsidR="00AD67A9">
        <w:rPr>
          <w:rFonts w:ascii="Bamini" w:hAnsi="Bamini"/>
          <w:sz w:val="24"/>
          <w:szCs w:val="24"/>
          <w:lang w:val="en-IN"/>
        </w:rPr>
        <w:t xml:space="preserve">30. </w:t>
      </w:r>
      <w:r w:rsidR="00CD6FC7">
        <w:rPr>
          <w:rFonts w:ascii="Bamini" w:hAnsi="Bamini"/>
          <w:sz w:val="24"/>
          <w:szCs w:val="24"/>
          <w:lang w:val="en-IN"/>
        </w:rPr>
        <w:t>cq;fSld; gapYk; khztH xUtH gs;spg; gbg;ig ghjpapy; epWj;jp Ntiyf;Fr; nry;y tpUk;GfpwhH. mthplk; fw;gjd; ,d;wpaikahikia vt;tifapy; vLj;Jiug;gPHfs;?</w:t>
      </w:r>
    </w:p>
    <w:p w:rsidR="00E5400E" w:rsidRPr="00E5400E" w:rsidRDefault="00E5400E" w:rsidP="00E5400E">
      <w:pPr>
        <w:numPr>
          <w:ilvl w:val="0"/>
          <w:numId w:val="20"/>
        </w:num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3A3A3A"/>
          <w:sz w:val="27"/>
          <w:szCs w:val="27"/>
        </w:rPr>
      </w:pPr>
      <w:r w:rsidRPr="00E5400E">
        <w:rPr>
          <w:rFonts w:ascii="Latha" w:eastAsia="Times New Roman" w:hAnsi="Latha" w:cs="Latha"/>
          <w:color w:val="3A3A3A"/>
          <w:sz w:val="27"/>
          <w:szCs w:val="27"/>
        </w:rPr>
        <w:t>என்னுடன்</w:t>
      </w:r>
      <w:r w:rsidRPr="00E5400E">
        <w:rPr>
          <w:rFonts w:ascii="Segoe UI" w:eastAsia="Times New Roman" w:hAnsi="Segoe UI" w:cs="Segoe UI"/>
          <w:color w:val="3A3A3A"/>
          <w:sz w:val="27"/>
          <w:szCs w:val="27"/>
        </w:rPr>
        <w:t xml:space="preserve"> </w:t>
      </w:r>
      <w:r w:rsidRPr="00E5400E">
        <w:rPr>
          <w:rFonts w:ascii="Latha" w:eastAsia="Times New Roman" w:hAnsi="Latha" w:cs="Latha"/>
          <w:color w:val="3A3A3A"/>
          <w:sz w:val="27"/>
          <w:szCs w:val="27"/>
        </w:rPr>
        <w:t>படித்த</w:t>
      </w:r>
      <w:r w:rsidRPr="00E5400E">
        <w:rPr>
          <w:rFonts w:ascii="Segoe UI" w:eastAsia="Times New Roman" w:hAnsi="Segoe UI" w:cs="Segoe UI"/>
          <w:color w:val="3A3A3A"/>
          <w:sz w:val="27"/>
          <w:szCs w:val="27"/>
        </w:rPr>
        <w:t xml:space="preserve"> </w:t>
      </w:r>
      <w:r w:rsidRPr="00E5400E">
        <w:rPr>
          <w:rFonts w:ascii="Latha" w:eastAsia="Times New Roman" w:hAnsi="Latha" w:cs="Latha"/>
          <w:color w:val="3A3A3A"/>
          <w:sz w:val="27"/>
          <w:szCs w:val="27"/>
        </w:rPr>
        <w:t>மாணவன்</w:t>
      </w:r>
      <w:r w:rsidRPr="00E5400E">
        <w:rPr>
          <w:rFonts w:ascii="Segoe UI" w:eastAsia="Times New Roman" w:hAnsi="Segoe UI" w:cs="Segoe UI"/>
          <w:color w:val="3A3A3A"/>
          <w:sz w:val="27"/>
          <w:szCs w:val="27"/>
        </w:rPr>
        <w:t xml:space="preserve"> </w:t>
      </w:r>
      <w:r w:rsidRPr="00E5400E">
        <w:rPr>
          <w:rFonts w:ascii="Latha" w:eastAsia="Times New Roman" w:hAnsi="Latha" w:cs="Latha"/>
          <w:color w:val="3A3A3A"/>
          <w:sz w:val="27"/>
          <w:szCs w:val="27"/>
        </w:rPr>
        <w:t>வறுமையின்</w:t>
      </w:r>
      <w:r w:rsidRPr="00E5400E">
        <w:rPr>
          <w:rFonts w:ascii="Segoe UI" w:eastAsia="Times New Roman" w:hAnsi="Segoe UI" w:cs="Segoe UI"/>
          <w:color w:val="3A3A3A"/>
          <w:sz w:val="27"/>
          <w:szCs w:val="27"/>
        </w:rPr>
        <w:t xml:space="preserve"> </w:t>
      </w:r>
      <w:r w:rsidRPr="00E5400E">
        <w:rPr>
          <w:rFonts w:ascii="Latha" w:eastAsia="Times New Roman" w:hAnsi="Latha" w:cs="Latha"/>
          <w:color w:val="3A3A3A"/>
          <w:sz w:val="27"/>
          <w:szCs w:val="27"/>
        </w:rPr>
        <w:t>காரணமாக</w:t>
      </w:r>
      <w:r w:rsidRPr="00E5400E">
        <w:rPr>
          <w:rFonts w:ascii="Segoe UI" w:eastAsia="Times New Roman" w:hAnsi="Segoe UI" w:cs="Segoe UI"/>
          <w:color w:val="3A3A3A"/>
          <w:sz w:val="27"/>
          <w:szCs w:val="27"/>
        </w:rPr>
        <w:t xml:space="preserve"> </w:t>
      </w:r>
      <w:r w:rsidRPr="00E5400E">
        <w:rPr>
          <w:rFonts w:ascii="Latha" w:eastAsia="Times New Roman" w:hAnsi="Latha" w:cs="Latha"/>
          <w:color w:val="3A3A3A"/>
          <w:sz w:val="27"/>
          <w:szCs w:val="27"/>
        </w:rPr>
        <w:t>வேலைக்குச்</w:t>
      </w:r>
      <w:r w:rsidRPr="00E5400E">
        <w:rPr>
          <w:rFonts w:ascii="Segoe UI" w:eastAsia="Times New Roman" w:hAnsi="Segoe UI" w:cs="Segoe UI"/>
          <w:color w:val="3A3A3A"/>
          <w:sz w:val="27"/>
          <w:szCs w:val="27"/>
        </w:rPr>
        <w:t xml:space="preserve"> </w:t>
      </w:r>
      <w:r w:rsidRPr="00E5400E">
        <w:rPr>
          <w:rFonts w:ascii="Latha" w:eastAsia="Times New Roman" w:hAnsi="Latha" w:cs="Latha"/>
          <w:color w:val="3A3A3A"/>
          <w:sz w:val="27"/>
          <w:szCs w:val="27"/>
        </w:rPr>
        <w:t>செல்கிறான்</w:t>
      </w:r>
      <w:r w:rsidRPr="00E5400E">
        <w:rPr>
          <w:rFonts w:ascii="Segoe UI" w:eastAsia="Times New Roman" w:hAnsi="Segoe UI" w:cs="Segoe UI"/>
          <w:color w:val="3A3A3A"/>
          <w:sz w:val="27"/>
          <w:szCs w:val="27"/>
        </w:rPr>
        <w:t>.</w:t>
      </w:r>
    </w:p>
    <w:p w:rsidR="00E5400E" w:rsidRPr="00E5400E" w:rsidRDefault="00E5400E" w:rsidP="00E5400E">
      <w:pPr>
        <w:numPr>
          <w:ilvl w:val="0"/>
          <w:numId w:val="20"/>
        </w:num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3A3A3A"/>
          <w:sz w:val="27"/>
          <w:szCs w:val="27"/>
        </w:rPr>
      </w:pPr>
      <w:r w:rsidRPr="00E5400E">
        <w:rPr>
          <w:rFonts w:ascii="Latha" w:eastAsia="Times New Roman" w:hAnsi="Latha" w:cs="Latha"/>
          <w:color w:val="3A3A3A"/>
          <w:sz w:val="27"/>
          <w:szCs w:val="27"/>
        </w:rPr>
        <w:t>நான்</w:t>
      </w:r>
      <w:r w:rsidRPr="00E5400E">
        <w:rPr>
          <w:rFonts w:ascii="Segoe UI" w:eastAsia="Times New Roman" w:hAnsi="Segoe UI" w:cs="Segoe UI"/>
          <w:color w:val="3A3A3A"/>
          <w:sz w:val="27"/>
          <w:szCs w:val="27"/>
        </w:rPr>
        <w:t xml:space="preserve"> </w:t>
      </w:r>
      <w:r w:rsidRPr="00E5400E">
        <w:rPr>
          <w:rFonts w:ascii="Latha" w:eastAsia="Times New Roman" w:hAnsi="Latha" w:cs="Latha"/>
          <w:color w:val="3A3A3A"/>
          <w:sz w:val="27"/>
          <w:szCs w:val="27"/>
        </w:rPr>
        <w:t>அவனைக்</w:t>
      </w:r>
      <w:r w:rsidRPr="00E5400E">
        <w:rPr>
          <w:rFonts w:ascii="Segoe UI" w:eastAsia="Times New Roman" w:hAnsi="Segoe UI" w:cs="Segoe UI"/>
          <w:color w:val="3A3A3A"/>
          <w:sz w:val="27"/>
          <w:szCs w:val="27"/>
        </w:rPr>
        <w:t xml:space="preserve"> </w:t>
      </w:r>
      <w:r w:rsidRPr="00E5400E">
        <w:rPr>
          <w:rFonts w:ascii="Latha" w:eastAsia="Times New Roman" w:hAnsi="Latha" w:cs="Latha"/>
          <w:color w:val="3A3A3A"/>
          <w:sz w:val="27"/>
          <w:szCs w:val="27"/>
        </w:rPr>
        <w:t>கண்டு</w:t>
      </w:r>
      <w:r w:rsidRPr="00E5400E">
        <w:rPr>
          <w:rFonts w:ascii="Segoe UI" w:eastAsia="Times New Roman" w:hAnsi="Segoe UI" w:cs="Segoe UI"/>
          <w:color w:val="3A3A3A"/>
          <w:sz w:val="27"/>
          <w:szCs w:val="27"/>
        </w:rPr>
        <w:t xml:space="preserve"> </w:t>
      </w:r>
      <w:r w:rsidRPr="00E5400E">
        <w:rPr>
          <w:rFonts w:ascii="Latha" w:eastAsia="Times New Roman" w:hAnsi="Latha" w:cs="Latha"/>
          <w:color w:val="3A3A3A"/>
          <w:sz w:val="27"/>
          <w:szCs w:val="27"/>
        </w:rPr>
        <w:t>இளம்</w:t>
      </w:r>
      <w:r w:rsidRPr="00E5400E">
        <w:rPr>
          <w:rFonts w:ascii="Segoe UI" w:eastAsia="Times New Roman" w:hAnsi="Segoe UI" w:cs="Segoe UI"/>
          <w:color w:val="3A3A3A"/>
          <w:sz w:val="27"/>
          <w:szCs w:val="27"/>
        </w:rPr>
        <w:t xml:space="preserve"> </w:t>
      </w:r>
      <w:r w:rsidRPr="00E5400E">
        <w:rPr>
          <w:rFonts w:ascii="Latha" w:eastAsia="Times New Roman" w:hAnsi="Latha" w:cs="Latha"/>
          <w:color w:val="3A3A3A"/>
          <w:sz w:val="27"/>
          <w:szCs w:val="27"/>
        </w:rPr>
        <w:t>வயது</w:t>
      </w:r>
      <w:r w:rsidRPr="00E5400E">
        <w:rPr>
          <w:rFonts w:ascii="Segoe UI" w:eastAsia="Times New Roman" w:hAnsi="Segoe UI" w:cs="Segoe UI"/>
          <w:color w:val="3A3A3A"/>
          <w:sz w:val="27"/>
          <w:szCs w:val="27"/>
        </w:rPr>
        <w:t xml:space="preserve"> </w:t>
      </w:r>
      <w:r w:rsidRPr="00E5400E">
        <w:rPr>
          <w:rFonts w:ascii="Latha" w:eastAsia="Times New Roman" w:hAnsi="Latha" w:cs="Latha"/>
          <w:color w:val="3A3A3A"/>
          <w:sz w:val="27"/>
          <w:szCs w:val="27"/>
        </w:rPr>
        <w:t>படிப்பதற்கு</w:t>
      </w:r>
      <w:r w:rsidRPr="00E5400E">
        <w:rPr>
          <w:rFonts w:ascii="Segoe UI" w:eastAsia="Times New Roman" w:hAnsi="Segoe UI" w:cs="Segoe UI"/>
          <w:color w:val="3A3A3A"/>
          <w:sz w:val="27"/>
          <w:szCs w:val="27"/>
        </w:rPr>
        <w:t xml:space="preserve"> </w:t>
      </w:r>
      <w:r w:rsidRPr="00E5400E">
        <w:rPr>
          <w:rFonts w:ascii="Latha" w:eastAsia="Times New Roman" w:hAnsi="Latha" w:cs="Latha"/>
          <w:color w:val="3A3A3A"/>
          <w:sz w:val="27"/>
          <w:szCs w:val="27"/>
        </w:rPr>
        <w:t>உரியது</w:t>
      </w:r>
      <w:r w:rsidRPr="00E5400E">
        <w:rPr>
          <w:rFonts w:ascii="Segoe UI" w:eastAsia="Times New Roman" w:hAnsi="Segoe UI" w:cs="Segoe UI"/>
          <w:color w:val="3A3A3A"/>
          <w:sz w:val="27"/>
          <w:szCs w:val="27"/>
        </w:rPr>
        <w:t xml:space="preserve">, </w:t>
      </w:r>
      <w:r w:rsidRPr="00E5400E">
        <w:rPr>
          <w:rFonts w:ascii="Latha" w:eastAsia="Times New Roman" w:hAnsi="Latha" w:cs="Latha"/>
          <w:color w:val="3A3A3A"/>
          <w:sz w:val="27"/>
          <w:szCs w:val="27"/>
        </w:rPr>
        <w:t>பணி</w:t>
      </w:r>
      <w:r w:rsidRPr="00E5400E">
        <w:rPr>
          <w:rFonts w:ascii="Segoe UI" w:eastAsia="Times New Roman" w:hAnsi="Segoe UI" w:cs="Segoe UI"/>
          <w:color w:val="3A3A3A"/>
          <w:sz w:val="27"/>
          <w:szCs w:val="27"/>
        </w:rPr>
        <w:t xml:space="preserve"> </w:t>
      </w:r>
      <w:r w:rsidRPr="00E5400E">
        <w:rPr>
          <w:rFonts w:ascii="Latha" w:eastAsia="Times New Roman" w:hAnsi="Latha" w:cs="Latha"/>
          <w:color w:val="3A3A3A"/>
          <w:sz w:val="27"/>
          <w:szCs w:val="27"/>
        </w:rPr>
        <w:t>செய்வதற்கு</w:t>
      </w:r>
      <w:r w:rsidRPr="00E5400E">
        <w:rPr>
          <w:rFonts w:ascii="Segoe UI" w:eastAsia="Times New Roman" w:hAnsi="Segoe UI" w:cs="Segoe UI"/>
          <w:color w:val="3A3A3A"/>
          <w:sz w:val="27"/>
          <w:szCs w:val="27"/>
        </w:rPr>
        <w:t xml:space="preserve"> </w:t>
      </w:r>
      <w:r w:rsidRPr="00E5400E">
        <w:rPr>
          <w:rFonts w:ascii="Latha" w:eastAsia="Times New Roman" w:hAnsi="Latha" w:cs="Latha"/>
          <w:color w:val="3A3A3A"/>
          <w:sz w:val="27"/>
          <w:szCs w:val="27"/>
        </w:rPr>
        <w:t>அல்ல</w:t>
      </w:r>
      <w:r w:rsidRPr="00E5400E">
        <w:rPr>
          <w:rFonts w:ascii="Segoe UI" w:eastAsia="Times New Roman" w:hAnsi="Segoe UI" w:cs="Segoe UI"/>
          <w:color w:val="3A3A3A"/>
          <w:sz w:val="27"/>
          <w:szCs w:val="27"/>
        </w:rPr>
        <w:t>.</w:t>
      </w:r>
    </w:p>
    <w:p w:rsidR="00E5400E" w:rsidRPr="00E5400E" w:rsidRDefault="00E5400E" w:rsidP="00E5400E">
      <w:pPr>
        <w:numPr>
          <w:ilvl w:val="0"/>
          <w:numId w:val="20"/>
        </w:num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3A3A3A"/>
          <w:sz w:val="27"/>
          <w:szCs w:val="27"/>
        </w:rPr>
      </w:pPr>
      <w:r w:rsidRPr="00E5400E">
        <w:rPr>
          <w:rFonts w:ascii="Latha" w:eastAsia="Times New Roman" w:hAnsi="Latha" w:cs="Latha"/>
          <w:color w:val="3A3A3A"/>
          <w:sz w:val="27"/>
          <w:szCs w:val="27"/>
        </w:rPr>
        <w:t>ஐந்தில்</w:t>
      </w:r>
      <w:r w:rsidRPr="00E5400E">
        <w:rPr>
          <w:rFonts w:ascii="Segoe UI" w:eastAsia="Times New Roman" w:hAnsi="Segoe UI" w:cs="Segoe UI"/>
          <w:color w:val="3A3A3A"/>
          <w:sz w:val="27"/>
          <w:szCs w:val="27"/>
        </w:rPr>
        <w:t xml:space="preserve"> </w:t>
      </w:r>
      <w:r w:rsidRPr="00E5400E">
        <w:rPr>
          <w:rFonts w:ascii="Latha" w:eastAsia="Times New Roman" w:hAnsi="Latha" w:cs="Latha"/>
          <w:color w:val="3A3A3A"/>
          <w:sz w:val="27"/>
          <w:szCs w:val="27"/>
        </w:rPr>
        <w:t>வளையாதது</w:t>
      </w:r>
      <w:r w:rsidRPr="00E5400E">
        <w:rPr>
          <w:rFonts w:ascii="Segoe UI" w:eastAsia="Times New Roman" w:hAnsi="Segoe UI" w:cs="Segoe UI"/>
          <w:color w:val="3A3A3A"/>
          <w:sz w:val="27"/>
          <w:szCs w:val="27"/>
        </w:rPr>
        <w:t xml:space="preserve"> </w:t>
      </w:r>
      <w:r w:rsidRPr="00E5400E">
        <w:rPr>
          <w:rFonts w:ascii="Latha" w:eastAsia="Times New Roman" w:hAnsi="Latha" w:cs="Latha"/>
          <w:color w:val="3A3A3A"/>
          <w:sz w:val="27"/>
          <w:szCs w:val="27"/>
        </w:rPr>
        <w:t>ஐம்பதில்</w:t>
      </w:r>
      <w:r w:rsidRPr="00E5400E">
        <w:rPr>
          <w:rFonts w:ascii="Segoe UI" w:eastAsia="Times New Roman" w:hAnsi="Segoe UI" w:cs="Segoe UI"/>
          <w:color w:val="3A3A3A"/>
          <w:sz w:val="27"/>
          <w:szCs w:val="27"/>
        </w:rPr>
        <w:t xml:space="preserve"> </w:t>
      </w:r>
      <w:r w:rsidRPr="00E5400E">
        <w:rPr>
          <w:rFonts w:ascii="Latha" w:eastAsia="Times New Roman" w:hAnsi="Latha" w:cs="Latha"/>
          <w:color w:val="3A3A3A"/>
          <w:sz w:val="27"/>
          <w:szCs w:val="27"/>
        </w:rPr>
        <w:t>வளையுமா</w:t>
      </w:r>
      <w:r w:rsidRPr="00E5400E">
        <w:rPr>
          <w:rFonts w:ascii="Segoe UI" w:eastAsia="Times New Roman" w:hAnsi="Segoe UI" w:cs="Segoe UI"/>
          <w:color w:val="3A3A3A"/>
          <w:sz w:val="27"/>
          <w:szCs w:val="27"/>
        </w:rPr>
        <w:t xml:space="preserve">! </w:t>
      </w:r>
      <w:r w:rsidRPr="00E5400E">
        <w:rPr>
          <w:rFonts w:ascii="Latha" w:eastAsia="Times New Roman" w:hAnsi="Latha" w:cs="Latha"/>
          <w:color w:val="3A3A3A"/>
          <w:sz w:val="27"/>
          <w:szCs w:val="27"/>
        </w:rPr>
        <w:t>நாம்</w:t>
      </w:r>
      <w:r w:rsidRPr="00E5400E">
        <w:rPr>
          <w:rFonts w:ascii="Segoe UI" w:eastAsia="Times New Roman" w:hAnsi="Segoe UI" w:cs="Segoe UI"/>
          <w:color w:val="3A3A3A"/>
          <w:sz w:val="27"/>
          <w:szCs w:val="27"/>
        </w:rPr>
        <w:t xml:space="preserve"> </w:t>
      </w:r>
      <w:r w:rsidRPr="00E5400E">
        <w:rPr>
          <w:rFonts w:ascii="Latha" w:eastAsia="Times New Roman" w:hAnsi="Latha" w:cs="Latha"/>
          <w:color w:val="3A3A3A"/>
          <w:sz w:val="27"/>
          <w:szCs w:val="27"/>
        </w:rPr>
        <w:t>இன்று</w:t>
      </w:r>
      <w:r w:rsidRPr="00E5400E">
        <w:rPr>
          <w:rFonts w:ascii="Segoe UI" w:eastAsia="Times New Roman" w:hAnsi="Segoe UI" w:cs="Segoe UI"/>
          <w:color w:val="3A3A3A"/>
          <w:sz w:val="27"/>
          <w:szCs w:val="27"/>
        </w:rPr>
        <w:t xml:space="preserve"> </w:t>
      </w:r>
      <w:r w:rsidRPr="00E5400E">
        <w:rPr>
          <w:rFonts w:ascii="Latha" w:eastAsia="Times New Roman" w:hAnsi="Latha" w:cs="Latha"/>
          <w:color w:val="3A3A3A"/>
          <w:sz w:val="27"/>
          <w:szCs w:val="27"/>
        </w:rPr>
        <w:t>வேலைக்குச்</w:t>
      </w:r>
      <w:r w:rsidRPr="00E5400E">
        <w:rPr>
          <w:rFonts w:ascii="Segoe UI" w:eastAsia="Times New Roman" w:hAnsi="Segoe UI" w:cs="Segoe UI"/>
          <w:color w:val="3A3A3A"/>
          <w:sz w:val="27"/>
          <w:szCs w:val="27"/>
        </w:rPr>
        <w:t xml:space="preserve"> </w:t>
      </w:r>
      <w:r w:rsidRPr="00E5400E">
        <w:rPr>
          <w:rFonts w:ascii="Latha" w:eastAsia="Times New Roman" w:hAnsi="Latha" w:cs="Latha"/>
          <w:color w:val="3A3A3A"/>
          <w:sz w:val="27"/>
          <w:szCs w:val="27"/>
        </w:rPr>
        <w:t>செல்வதால்</w:t>
      </w:r>
      <w:r w:rsidRPr="00E5400E">
        <w:rPr>
          <w:rFonts w:ascii="Segoe UI" w:eastAsia="Times New Roman" w:hAnsi="Segoe UI" w:cs="Segoe UI"/>
          <w:color w:val="3A3A3A"/>
          <w:sz w:val="27"/>
          <w:szCs w:val="27"/>
        </w:rPr>
        <w:t xml:space="preserve"> </w:t>
      </w:r>
      <w:r w:rsidRPr="00E5400E">
        <w:rPr>
          <w:rFonts w:ascii="Latha" w:eastAsia="Times New Roman" w:hAnsi="Latha" w:cs="Latha"/>
          <w:color w:val="3A3A3A"/>
          <w:sz w:val="27"/>
          <w:szCs w:val="27"/>
        </w:rPr>
        <w:t>இன்றைய</w:t>
      </w:r>
      <w:r w:rsidRPr="00E5400E">
        <w:rPr>
          <w:rFonts w:ascii="Segoe UI" w:eastAsia="Times New Roman" w:hAnsi="Segoe UI" w:cs="Segoe UI"/>
          <w:color w:val="3A3A3A"/>
          <w:sz w:val="27"/>
          <w:szCs w:val="27"/>
        </w:rPr>
        <w:t xml:space="preserve"> </w:t>
      </w:r>
      <w:r w:rsidRPr="00E5400E">
        <w:rPr>
          <w:rFonts w:ascii="Latha" w:eastAsia="Times New Roman" w:hAnsi="Latha" w:cs="Latha"/>
          <w:color w:val="3A3A3A"/>
          <w:sz w:val="27"/>
          <w:szCs w:val="27"/>
        </w:rPr>
        <w:t>தேவைதான்</w:t>
      </w:r>
      <w:r w:rsidRPr="00E5400E">
        <w:rPr>
          <w:rFonts w:ascii="Segoe UI" w:eastAsia="Times New Roman" w:hAnsi="Segoe UI" w:cs="Segoe UI"/>
          <w:color w:val="3A3A3A"/>
          <w:sz w:val="27"/>
          <w:szCs w:val="27"/>
        </w:rPr>
        <w:t xml:space="preserve"> </w:t>
      </w:r>
      <w:r w:rsidRPr="00E5400E">
        <w:rPr>
          <w:rFonts w:ascii="Latha" w:eastAsia="Times New Roman" w:hAnsi="Latha" w:cs="Latha"/>
          <w:color w:val="3A3A3A"/>
          <w:sz w:val="27"/>
          <w:szCs w:val="27"/>
        </w:rPr>
        <w:t>பூர்த்தியாகும்</w:t>
      </w:r>
      <w:r w:rsidRPr="00E5400E">
        <w:rPr>
          <w:rFonts w:ascii="Segoe UI" w:eastAsia="Times New Roman" w:hAnsi="Segoe UI" w:cs="Segoe UI"/>
          <w:color w:val="3A3A3A"/>
          <w:sz w:val="27"/>
          <w:szCs w:val="27"/>
        </w:rPr>
        <w:t xml:space="preserve">. </w:t>
      </w:r>
      <w:r w:rsidRPr="00E5400E">
        <w:rPr>
          <w:rFonts w:ascii="Latha" w:eastAsia="Times New Roman" w:hAnsi="Latha" w:cs="Latha"/>
          <w:color w:val="3A3A3A"/>
          <w:sz w:val="27"/>
          <w:szCs w:val="27"/>
        </w:rPr>
        <w:t>நாளைய</w:t>
      </w:r>
      <w:r w:rsidRPr="00E5400E">
        <w:rPr>
          <w:rFonts w:ascii="Segoe UI" w:eastAsia="Times New Roman" w:hAnsi="Segoe UI" w:cs="Segoe UI"/>
          <w:color w:val="3A3A3A"/>
          <w:sz w:val="27"/>
          <w:szCs w:val="27"/>
        </w:rPr>
        <w:t xml:space="preserve"> </w:t>
      </w:r>
      <w:r w:rsidRPr="00E5400E">
        <w:rPr>
          <w:rFonts w:ascii="Latha" w:eastAsia="Times New Roman" w:hAnsi="Latha" w:cs="Latha"/>
          <w:color w:val="3A3A3A"/>
          <w:sz w:val="27"/>
          <w:szCs w:val="27"/>
        </w:rPr>
        <w:t>தேவை</w:t>
      </w:r>
      <w:r w:rsidRPr="00E5400E">
        <w:rPr>
          <w:rFonts w:ascii="Segoe UI" w:eastAsia="Times New Roman" w:hAnsi="Segoe UI" w:cs="Segoe UI"/>
          <w:color w:val="3A3A3A"/>
          <w:sz w:val="27"/>
          <w:szCs w:val="27"/>
        </w:rPr>
        <w:t xml:space="preserve"> </w:t>
      </w:r>
      <w:r w:rsidRPr="00E5400E">
        <w:rPr>
          <w:rFonts w:ascii="Latha" w:eastAsia="Times New Roman" w:hAnsi="Latha" w:cs="Latha"/>
          <w:color w:val="3A3A3A"/>
          <w:sz w:val="27"/>
          <w:szCs w:val="27"/>
        </w:rPr>
        <w:t>பூர்த்தியாகுமா</w:t>
      </w:r>
      <w:r w:rsidRPr="00E5400E">
        <w:rPr>
          <w:rFonts w:ascii="Segoe UI" w:eastAsia="Times New Roman" w:hAnsi="Segoe UI" w:cs="Segoe UI"/>
          <w:color w:val="3A3A3A"/>
          <w:sz w:val="27"/>
          <w:szCs w:val="27"/>
        </w:rPr>
        <w:t>?</w:t>
      </w:r>
    </w:p>
    <w:p w:rsidR="00E5400E" w:rsidRPr="00E5400E" w:rsidRDefault="00E5400E" w:rsidP="00E5400E">
      <w:pPr>
        <w:shd w:val="clear" w:color="auto" w:fill="FFFFFF"/>
        <w:spacing w:after="384" w:line="240" w:lineRule="auto"/>
        <w:textAlignment w:val="baseline"/>
        <w:rPr>
          <w:rFonts w:ascii="Segoe UI" w:eastAsia="Times New Roman" w:hAnsi="Segoe UI" w:cs="Segoe UI"/>
          <w:color w:val="3A3A3A"/>
          <w:sz w:val="27"/>
          <w:szCs w:val="27"/>
        </w:rPr>
      </w:pPr>
      <w:proofErr w:type="gramStart"/>
      <w:r w:rsidRPr="00E5400E">
        <w:rPr>
          <w:rFonts w:ascii="Latha" w:eastAsia="Times New Roman" w:hAnsi="Latha" w:cs="Latha"/>
          <w:color w:val="3A3A3A"/>
          <w:sz w:val="27"/>
          <w:szCs w:val="27"/>
        </w:rPr>
        <w:t>அப்துல்</w:t>
      </w:r>
      <w:r w:rsidRPr="00E5400E">
        <w:rPr>
          <w:rFonts w:ascii="Segoe UI" w:eastAsia="Times New Roman" w:hAnsi="Segoe UI" w:cs="Segoe UI"/>
          <w:color w:val="3A3A3A"/>
          <w:sz w:val="27"/>
          <w:szCs w:val="27"/>
        </w:rPr>
        <w:t xml:space="preserve"> </w:t>
      </w:r>
      <w:r w:rsidRPr="00E5400E">
        <w:rPr>
          <w:rFonts w:ascii="Latha" w:eastAsia="Times New Roman" w:hAnsi="Latha" w:cs="Latha"/>
          <w:color w:val="3A3A3A"/>
          <w:sz w:val="27"/>
          <w:szCs w:val="27"/>
        </w:rPr>
        <w:t>கலாம்</w:t>
      </w:r>
      <w:r w:rsidRPr="00E5400E">
        <w:rPr>
          <w:rFonts w:ascii="Segoe UI" w:eastAsia="Times New Roman" w:hAnsi="Segoe UI" w:cs="Segoe UI"/>
          <w:color w:val="3A3A3A"/>
          <w:sz w:val="27"/>
          <w:szCs w:val="27"/>
        </w:rPr>
        <w:t xml:space="preserve"> </w:t>
      </w:r>
      <w:r w:rsidRPr="00E5400E">
        <w:rPr>
          <w:rFonts w:ascii="Latha" w:eastAsia="Times New Roman" w:hAnsi="Latha" w:cs="Latha"/>
          <w:color w:val="3A3A3A"/>
          <w:sz w:val="27"/>
          <w:szCs w:val="27"/>
        </w:rPr>
        <w:t>அவர்கள்</w:t>
      </w:r>
      <w:r w:rsidRPr="00E5400E">
        <w:rPr>
          <w:rFonts w:ascii="Segoe UI" w:eastAsia="Times New Roman" w:hAnsi="Segoe UI" w:cs="Segoe UI"/>
          <w:color w:val="3A3A3A"/>
          <w:sz w:val="27"/>
          <w:szCs w:val="27"/>
        </w:rPr>
        <w:t xml:space="preserve"> </w:t>
      </w:r>
      <w:r w:rsidRPr="00E5400E">
        <w:rPr>
          <w:rFonts w:ascii="Latha" w:eastAsia="Times New Roman" w:hAnsi="Latha" w:cs="Latha"/>
          <w:color w:val="3A3A3A"/>
          <w:sz w:val="27"/>
          <w:szCs w:val="27"/>
        </w:rPr>
        <w:t>வறுமையில்</w:t>
      </w:r>
      <w:r w:rsidRPr="00E5400E">
        <w:rPr>
          <w:rFonts w:ascii="Segoe UI" w:eastAsia="Times New Roman" w:hAnsi="Segoe UI" w:cs="Segoe UI"/>
          <w:color w:val="3A3A3A"/>
          <w:sz w:val="27"/>
          <w:szCs w:val="27"/>
        </w:rPr>
        <w:t xml:space="preserve"> </w:t>
      </w:r>
      <w:r w:rsidRPr="00E5400E">
        <w:rPr>
          <w:rFonts w:ascii="Latha" w:eastAsia="Times New Roman" w:hAnsi="Latha" w:cs="Latha"/>
          <w:color w:val="3A3A3A"/>
          <w:sz w:val="27"/>
          <w:szCs w:val="27"/>
        </w:rPr>
        <w:t>வாடினாலும்</w:t>
      </w:r>
      <w:r w:rsidRPr="00E5400E">
        <w:rPr>
          <w:rFonts w:ascii="Segoe UI" w:eastAsia="Times New Roman" w:hAnsi="Segoe UI" w:cs="Segoe UI"/>
          <w:color w:val="3A3A3A"/>
          <w:sz w:val="27"/>
          <w:szCs w:val="27"/>
        </w:rPr>
        <w:t xml:space="preserve"> </w:t>
      </w:r>
      <w:r w:rsidRPr="00E5400E">
        <w:rPr>
          <w:rFonts w:ascii="Latha" w:eastAsia="Times New Roman" w:hAnsi="Latha" w:cs="Latha"/>
          <w:color w:val="3A3A3A"/>
          <w:sz w:val="27"/>
          <w:szCs w:val="27"/>
        </w:rPr>
        <w:t>காலை</w:t>
      </w:r>
      <w:r w:rsidRPr="00E5400E">
        <w:rPr>
          <w:rFonts w:ascii="Segoe UI" w:eastAsia="Times New Roman" w:hAnsi="Segoe UI" w:cs="Segoe UI"/>
          <w:color w:val="3A3A3A"/>
          <w:sz w:val="27"/>
          <w:szCs w:val="27"/>
        </w:rPr>
        <w:t xml:space="preserve">, </w:t>
      </w:r>
      <w:r w:rsidRPr="00E5400E">
        <w:rPr>
          <w:rFonts w:ascii="Latha" w:eastAsia="Times New Roman" w:hAnsi="Latha" w:cs="Latha"/>
          <w:color w:val="3A3A3A"/>
          <w:sz w:val="27"/>
          <w:szCs w:val="27"/>
        </w:rPr>
        <w:t>மாலை</w:t>
      </w:r>
      <w:r w:rsidRPr="00E5400E">
        <w:rPr>
          <w:rFonts w:ascii="Segoe UI" w:eastAsia="Times New Roman" w:hAnsi="Segoe UI" w:cs="Segoe UI"/>
          <w:color w:val="3A3A3A"/>
          <w:sz w:val="27"/>
          <w:szCs w:val="27"/>
        </w:rPr>
        <w:t xml:space="preserve"> </w:t>
      </w:r>
      <w:r w:rsidRPr="00E5400E">
        <w:rPr>
          <w:rFonts w:ascii="Latha" w:eastAsia="Times New Roman" w:hAnsi="Latha" w:cs="Latha"/>
          <w:color w:val="3A3A3A"/>
          <w:sz w:val="27"/>
          <w:szCs w:val="27"/>
        </w:rPr>
        <w:t>வேலைக்குச்</w:t>
      </w:r>
      <w:r w:rsidRPr="00E5400E">
        <w:rPr>
          <w:rFonts w:ascii="Segoe UI" w:eastAsia="Times New Roman" w:hAnsi="Segoe UI" w:cs="Segoe UI"/>
          <w:color w:val="3A3A3A"/>
          <w:sz w:val="27"/>
          <w:szCs w:val="27"/>
        </w:rPr>
        <w:t xml:space="preserve"> </w:t>
      </w:r>
      <w:r w:rsidRPr="00E5400E">
        <w:rPr>
          <w:rFonts w:ascii="Latha" w:eastAsia="Times New Roman" w:hAnsi="Latha" w:cs="Latha"/>
          <w:color w:val="3A3A3A"/>
          <w:sz w:val="27"/>
          <w:szCs w:val="27"/>
        </w:rPr>
        <w:t>செல்வார்</w:t>
      </w:r>
      <w:r w:rsidRPr="00E5400E">
        <w:rPr>
          <w:rFonts w:ascii="Segoe UI" w:eastAsia="Times New Roman" w:hAnsi="Segoe UI" w:cs="Segoe UI"/>
          <w:color w:val="3A3A3A"/>
          <w:sz w:val="27"/>
          <w:szCs w:val="27"/>
        </w:rPr>
        <w:t>.</w:t>
      </w:r>
      <w:proofErr w:type="gramEnd"/>
      <w:r w:rsidRPr="00E5400E">
        <w:rPr>
          <w:rFonts w:ascii="Segoe UI" w:eastAsia="Times New Roman" w:hAnsi="Segoe UI" w:cs="Segoe UI"/>
          <w:color w:val="3A3A3A"/>
          <w:sz w:val="27"/>
          <w:szCs w:val="27"/>
        </w:rPr>
        <w:t xml:space="preserve"> </w:t>
      </w:r>
      <w:proofErr w:type="gramStart"/>
      <w:r w:rsidRPr="00E5400E">
        <w:rPr>
          <w:rFonts w:ascii="Latha" w:eastAsia="Times New Roman" w:hAnsi="Latha" w:cs="Latha"/>
          <w:color w:val="3A3A3A"/>
          <w:sz w:val="27"/>
          <w:szCs w:val="27"/>
        </w:rPr>
        <w:t>இடைப்பட்ட</w:t>
      </w:r>
      <w:r w:rsidRPr="00E5400E">
        <w:rPr>
          <w:rFonts w:ascii="Segoe UI" w:eastAsia="Times New Roman" w:hAnsi="Segoe UI" w:cs="Segoe UI"/>
          <w:color w:val="3A3A3A"/>
          <w:sz w:val="27"/>
          <w:szCs w:val="27"/>
        </w:rPr>
        <w:t xml:space="preserve"> </w:t>
      </w:r>
      <w:r w:rsidRPr="00E5400E">
        <w:rPr>
          <w:rFonts w:ascii="Latha" w:eastAsia="Times New Roman" w:hAnsi="Latha" w:cs="Latha"/>
          <w:color w:val="3A3A3A"/>
          <w:sz w:val="27"/>
          <w:szCs w:val="27"/>
        </w:rPr>
        <w:t>நேரத்தில்</w:t>
      </w:r>
      <w:r w:rsidRPr="00E5400E">
        <w:rPr>
          <w:rFonts w:ascii="Segoe UI" w:eastAsia="Times New Roman" w:hAnsi="Segoe UI" w:cs="Segoe UI"/>
          <w:color w:val="3A3A3A"/>
          <w:sz w:val="27"/>
          <w:szCs w:val="27"/>
        </w:rPr>
        <w:t xml:space="preserve"> </w:t>
      </w:r>
      <w:r w:rsidRPr="00E5400E">
        <w:rPr>
          <w:rFonts w:ascii="Latha" w:eastAsia="Times New Roman" w:hAnsi="Latha" w:cs="Latha"/>
          <w:color w:val="3A3A3A"/>
          <w:sz w:val="27"/>
          <w:szCs w:val="27"/>
        </w:rPr>
        <w:t>பள்ளிக்குச்</w:t>
      </w:r>
      <w:r w:rsidRPr="00E5400E">
        <w:rPr>
          <w:rFonts w:ascii="Segoe UI" w:eastAsia="Times New Roman" w:hAnsi="Segoe UI" w:cs="Segoe UI"/>
          <w:color w:val="3A3A3A"/>
          <w:sz w:val="27"/>
          <w:szCs w:val="27"/>
        </w:rPr>
        <w:t xml:space="preserve"> </w:t>
      </w:r>
      <w:r w:rsidRPr="00E5400E">
        <w:rPr>
          <w:rFonts w:ascii="Latha" w:eastAsia="Times New Roman" w:hAnsi="Latha" w:cs="Latha"/>
          <w:color w:val="3A3A3A"/>
          <w:sz w:val="27"/>
          <w:szCs w:val="27"/>
        </w:rPr>
        <w:t>சென்றதால்</w:t>
      </w:r>
      <w:r w:rsidRPr="00E5400E">
        <w:rPr>
          <w:rFonts w:ascii="Segoe UI" w:eastAsia="Times New Roman" w:hAnsi="Segoe UI" w:cs="Segoe UI"/>
          <w:color w:val="3A3A3A"/>
          <w:sz w:val="27"/>
          <w:szCs w:val="27"/>
        </w:rPr>
        <w:t xml:space="preserve"> </w:t>
      </w:r>
      <w:r w:rsidRPr="00E5400E">
        <w:rPr>
          <w:rFonts w:ascii="Latha" w:eastAsia="Times New Roman" w:hAnsi="Latha" w:cs="Latha"/>
          <w:color w:val="3A3A3A"/>
          <w:sz w:val="27"/>
          <w:szCs w:val="27"/>
        </w:rPr>
        <w:t>தான்</w:t>
      </w:r>
      <w:r w:rsidRPr="00E5400E">
        <w:rPr>
          <w:rFonts w:ascii="Segoe UI" w:eastAsia="Times New Roman" w:hAnsi="Segoe UI" w:cs="Segoe UI"/>
          <w:color w:val="3A3A3A"/>
          <w:sz w:val="27"/>
          <w:szCs w:val="27"/>
        </w:rPr>
        <w:t xml:space="preserve"> </w:t>
      </w:r>
      <w:r w:rsidRPr="00E5400E">
        <w:rPr>
          <w:rFonts w:ascii="Latha" w:eastAsia="Times New Roman" w:hAnsi="Latha" w:cs="Latha"/>
          <w:color w:val="3A3A3A"/>
          <w:sz w:val="27"/>
          <w:szCs w:val="27"/>
        </w:rPr>
        <w:t>உலகம்</w:t>
      </w:r>
      <w:r w:rsidRPr="00E5400E">
        <w:rPr>
          <w:rFonts w:ascii="Segoe UI" w:eastAsia="Times New Roman" w:hAnsi="Segoe UI" w:cs="Segoe UI"/>
          <w:color w:val="3A3A3A"/>
          <w:sz w:val="27"/>
          <w:szCs w:val="27"/>
        </w:rPr>
        <w:t xml:space="preserve"> </w:t>
      </w:r>
      <w:r w:rsidRPr="00E5400E">
        <w:rPr>
          <w:rFonts w:ascii="Latha" w:eastAsia="Times New Roman" w:hAnsi="Latha" w:cs="Latha"/>
          <w:color w:val="3A3A3A"/>
          <w:sz w:val="27"/>
          <w:szCs w:val="27"/>
        </w:rPr>
        <w:t>போற்றும்</w:t>
      </w:r>
      <w:r w:rsidRPr="00E5400E">
        <w:rPr>
          <w:rFonts w:ascii="Segoe UI" w:eastAsia="Times New Roman" w:hAnsi="Segoe UI" w:cs="Segoe UI"/>
          <w:color w:val="3A3A3A"/>
          <w:sz w:val="27"/>
          <w:szCs w:val="27"/>
        </w:rPr>
        <w:t xml:space="preserve"> </w:t>
      </w:r>
      <w:r w:rsidRPr="00E5400E">
        <w:rPr>
          <w:rFonts w:ascii="Latha" w:eastAsia="Times New Roman" w:hAnsi="Latha" w:cs="Latha"/>
          <w:color w:val="3A3A3A"/>
          <w:sz w:val="27"/>
          <w:szCs w:val="27"/>
        </w:rPr>
        <w:t>உத்தமர்</w:t>
      </w:r>
      <w:r w:rsidRPr="00E5400E">
        <w:rPr>
          <w:rFonts w:ascii="Segoe UI" w:eastAsia="Times New Roman" w:hAnsi="Segoe UI" w:cs="Segoe UI"/>
          <w:color w:val="3A3A3A"/>
          <w:sz w:val="27"/>
          <w:szCs w:val="27"/>
        </w:rPr>
        <w:t xml:space="preserve"> </w:t>
      </w:r>
      <w:r w:rsidRPr="00E5400E">
        <w:rPr>
          <w:rFonts w:ascii="Latha" w:eastAsia="Times New Roman" w:hAnsi="Latha" w:cs="Latha"/>
          <w:color w:val="3A3A3A"/>
          <w:sz w:val="27"/>
          <w:szCs w:val="27"/>
        </w:rPr>
        <w:t>ஆனார்</w:t>
      </w:r>
      <w:r w:rsidRPr="00E5400E">
        <w:rPr>
          <w:rFonts w:ascii="Segoe UI" w:eastAsia="Times New Roman" w:hAnsi="Segoe UI" w:cs="Segoe UI"/>
          <w:color w:val="3A3A3A"/>
          <w:sz w:val="27"/>
          <w:szCs w:val="27"/>
        </w:rPr>
        <w:t>.</w:t>
      </w:r>
      <w:proofErr w:type="gramEnd"/>
      <w:r w:rsidRPr="00E5400E">
        <w:rPr>
          <w:rFonts w:ascii="Segoe UI" w:eastAsia="Times New Roman" w:hAnsi="Segoe UI" w:cs="Segoe UI"/>
          <w:color w:val="3A3A3A"/>
          <w:sz w:val="27"/>
          <w:szCs w:val="27"/>
        </w:rPr>
        <w:t xml:space="preserve"> </w:t>
      </w:r>
      <w:proofErr w:type="gramStart"/>
      <w:r w:rsidRPr="00E5400E">
        <w:rPr>
          <w:rFonts w:ascii="Latha" w:eastAsia="Times New Roman" w:hAnsi="Latha" w:cs="Latha"/>
          <w:color w:val="3A3A3A"/>
          <w:sz w:val="27"/>
          <w:szCs w:val="27"/>
        </w:rPr>
        <w:t>இவர்போல</w:t>
      </w:r>
      <w:r w:rsidRPr="00E5400E">
        <w:rPr>
          <w:rFonts w:ascii="Segoe UI" w:eastAsia="Times New Roman" w:hAnsi="Segoe UI" w:cs="Segoe UI"/>
          <w:color w:val="3A3A3A"/>
          <w:sz w:val="27"/>
          <w:szCs w:val="27"/>
        </w:rPr>
        <w:t xml:space="preserve"> </w:t>
      </w:r>
      <w:r w:rsidRPr="00E5400E">
        <w:rPr>
          <w:rFonts w:ascii="Latha" w:eastAsia="Times New Roman" w:hAnsi="Latha" w:cs="Latha"/>
          <w:color w:val="3A3A3A"/>
          <w:sz w:val="27"/>
          <w:szCs w:val="27"/>
        </w:rPr>
        <w:t>நீயும்</w:t>
      </w:r>
      <w:r w:rsidRPr="00E5400E">
        <w:rPr>
          <w:rFonts w:ascii="Segoe UI" w:eastAsia="Times New Roman" w:hAnsi="Segoe UI" w:cs="Segoe UI"/>
          <w:color w:val="3A3A3A"/>
          <w:sz w:val="27"/>
          <w:szCs w:val="27"/>
        </w:rPr>
        <w:t xml:space="preserve"> </w:t>
      </w:r>
      <w:r w:rsidRPr="00E5400E">
        <w:rPr>
          <w:rFonts w:ascii="Latha" w:eastAsia="Times New Roman" w:hAnsi="Latha" w:cs="Latha"/>
          <w:color w:val="3A3A3A"/>
          <w:sz w:val="27"/>
          <w:szCs w:val="27"/>
        </w:rPr>
        <w:t>உழை</w:t>
      </w:r>
      <w:r w:rsidRPr="00E5400E">
        <w:rPr>
          <w:rFonts w:ascii="Segoe UI" w:eastAsia="Times New Roman" w:hAnsi="Segoe UI" w:cs="Segoe UI"/>
          <w:color w:val="3A3A3A"/>
          <w:sz w:val="27"/>
          <w:szCs w:val="27"/>
        </w:rPr>
        <w:t xml:space="preserve">; </w:t>
      </w:r>
      <w:r w:rsidRPr="00E5400E">
        <w:rPr>
          <w:rFonts w:ascii="Latha" w:eastAsia="Times New Roman" w:hAnsi="Latha" w:cs="Latha"/>
          <w:color w:val="3A3A3A"/>
          <w:sz w:val="27"/>
          <w:szCs w:val="27"/>
        </w:rPr>
        <w:t>இடைப்பட்ட</w:t>
      </w:r>
      <w:r w:rsidRPr="00E5400E">
        <w:rPr>
          <w:rFonts w:ascii="Segoe UI" w:eastAsia="Times New Roman" w:hAnsi="Segoe UI" w:cs="Segoe UI"/>
          <w:color w:val="3A3A3A"/>
          <w:sz w:val="27"/>
          <w:szCs w:val="27"/>
        </w:rPr>
        <w:t xml:space="preserve"> </w:t>
      </w:r>
      <w:r w:rsidRPr="00E5400E">
        <w:rPr>
          <w:rFonts w:ascii="Latha" w:eastAsia="Times New Roman" w:hAnsi="Latha" w:cs="Latha"/>
          <w:color w:val="3A3A3A"/>
          <w:sz w:val="27"/>
          <w:szCs w:val="27"/>
        </w:rPr>
        <w:t>நேரத்தில்</w:t>
      </w:r>
      <w:r w:rsidRPr="00E5400E">
        <w:rPr>
          <w:rFonts w:ascii="Segoe UI" w:eastAsia="Times New Roman" w:hAnsi="Segoe UI" w:cs="Segoe UI"/>
          <w:color w:val="3A3A3A"/>
          <w:sz w:val="27"/>
          <w:szCs w:val="27"/>
        </w:rPr>
        <w:t xml:space="preserve"> </w:t>
      </w:r>
      <w:r w:rsidRPr="00E5400E">
        <w:rPr>
          <w:rFonts w:ascii="Latha" w:eastAsia="Times New Roman" w:hAnsi="Latha" w:cs="Latha"/>
          <w:color w:val="3A3A3A"/>
          <w:sz w:val="27"/>
          <w:szCs w:val="27"/>
        </w:rPr>
        <w:t>என்னோடே</w:t>
      </w:r>
      <w:r w:rsidRPr="00E5400E">
        <w:rPr>
          <w:rFonts w:ascii="Segoe UI" w:eastAsia="Times New Roman" w:hAnsi="Segoe UI" w:cs="Segoe UI"/>
          <w:color w:val="3A3A3A"/>
          <w:sz w:val="27"/>
          <w:szCs w:val="27"/>
        </w:rPr>
        <w:t xml:space="preserve"> </w:t>
      </w:r>
      <w:r w:rsidRPr="00E5400E">
        <w:rPr>
          <w:rFonts w:ascii="Latha" w:eastAsia="Times New Roman" w:hAnsi="Latha" w:cs="Latha"/>
          <w:color w:val="3A3A3A"/>
          <w:sz w:val="27"/>
          <w:szCs w:val="27"/>
        </w:rPr>
        <w:t>பள்ளிக்கு</w:t>
      </w:r>
      <w:r w:rsidRPr="00E5400E">
        <w:rPr>
          <w:rFonts w:ascii="Segoe UI" w:eastAsia="Times New Roman" w:hAnsi="Segoe UI" w:cs="Segoe UI"/>
          <w:color w:val="3A3A3A"/>
          <w:sz w:val="27"/>
          <w:szCs w:val="27"/>
        </w:rPr>
        <w:t xml:space="preserve"> </w:t>
      </w:r>
      <w:r w:rsidRPr="00E5400E">
        <w:rPr>
          <w:rFonts w:ascii="Latha" w:eastAsia="Times New Roman" w:hAnsi="Latha" w:cs="Latha"/>
          <w:color w:val="3A3A3A"/>
          <w:sz w:val="27"/>
          <w:szCs w:val="27"/>
        </w:rPr>
        <w:t>வா</w:t>
      </w:r>
      <w:r w:rsidRPr="00E5400E">
        <w:rPr>
          <w:rFonts w:ascii="Segoe UI" w:eastAsia="Times New Roman" w:hAnsi="Segoe UI" w:cs="Segoe UI"/>
          <w:color w:val="3A3A3A"/>
          <w:sz w:val="27"/>
          <w:szCs w:val="27"/>
        </w:rPr>
        <w:t>.</w:t>
      </w:r>
      <w:proofErr w:type="gramEnd"/>
      <w:r w:rsidRPr="00E5400E">
        <w:rPr>
          <w:rFonts w:ascii="Segoe UI" w:eastAsia="Times New Roman" w:hAnsi="Segoe UI" w:cs="Segoe UI"/>
          <w:color w:val="3A3A3A"/>
          <w:sz w:val="27"/>
          <w:szCs w:val="27"/>
        </w:rPr>
        <w:t xml:space="preserve"> </w:t>
      </w:r>
      <w:proofErr w:type="gramStart"/>
      <w:r w:rsidRPr="00E5400E">
        <w:rPr>
          <w:rFonts w:ascii="Latha" w:eastAsia="Times New Roman" w:hAnsi="Latha" w:cs="Latha"/>
          <w:color w:val="3A3A3A"/>
          <w:sz w:val="27"/>
          <w:szCs w:val="27"/>
        </w:rPr>
        <w:t>படித்துப்</w:t>
      </w:r>
      <w:r w:rsidRPr="00E5400E">
        <w:rPr>
          <w:rFonts w:ascii="Segoe UI" w:eastAsia="Times New Roman" w:hAnsi="Segoe UI" w:cs="Segoe UI"/>
          <w:color w:val="3A3A3A"/>
          <w:sz w:val="27"/>
          <w:szCs w:val="27"/>
        </w:rPr>
        <w:t xml:space="preserve"> </w:t>
      </w:r>
      <w:r w:rsidRPr="00E5400E">
        <w:rPr>
          <w:rFonts w:ascii="Latha" w:eastAsia="Times New Roman" w:hAnsi="Latha" w:cs="Latha"/>
          <w:color w:val="3A3A3A"/>
          <w:sz w:val="27"/>
          <w:szCs w:val="27"/>
        </w:rPr>
        <w:t>பணிக்குப்</w:t>
      </w:r>
      <w:r w:rsidRPr="00E5400E">
        <w:rPr>
          <w:rFonts w:ascii="Segoe UI" w:eastAsia="Times New Roman" w:hAnsi="Segoe UI" w:cs="Segoe UI"/>
          <w:color w:val="3A3A3A"/>
          <w:sz w:val="27"/>
          <w:szCs w:val="27"/>
        </w:rPr>
        <w:t xml:space="preserve"> </w:t>
      </w:r>
      <w:r w:rsidRPr="00E5400E">
        <w:rPr>
          <w:rFonts w:ascii="Latha" w:eastAsia="Times New Roman" w:hAnsi="Latha" w:cs="Latha"/>
          <w:color w:val="3A3A3A"/>
          <w:sz w:val="27"/>
          <w:szCs w:val="27"/>
        </w:rPr>
        <w:t>போகலாம்</w:t>
      </w:r>
      <w:r w:rsidRPr="00E5400E">
        <w:rPr>
          <w:rFonts w:ascii="Segoe UI" w:eastAsia="Times New Roman" w:hAnsi="Segoe UI" w:cs="Segoe UI"/>
          <w:color w:val="3A3A3A"/>
          <w:sz w:val="27"/>
          <w:szCs w:val="27"/>
        </w:rPr>
        <w:t>.</w:t>
      </w:r>
      <w:proofErr w:type="gramEnd"/>
    </w:p>
    <w:p w:rsidR="00E5400E" w:rsidRPr="00E5400E" w:rsidRDefault="00E5400E" w:rsidP="00E5400E">
      <w:pPr>
        <w:shd w:val="clear" w:color="auto" w:fill="FFFFFF"/>
        <w:spacing w:after="384" w:line="240" w:lineRule="auto"/>
        <w:textAlignment w:val="baseline"/>
        <w:rPr>
          <w:rFonts w:ascii="Segoe UI" w:eastAsia="Times New Roman" w:hAnsi="Segoe UI" w:cs="Segoe UI"/>
          <w:color w:val="3A3A3A"/>
          <w:sz w:val="27"/>
          <w:szCs w:val="27"/>
        </w:rPr>
      </w:pPr>
      <w:proofErr w:type="gramStart"/>
      <w:r w:rsidRPr="00E5400E">
        <w:rPr>
          <w:rFonts w:ascii="Latha" w:eastAsia="Times New Roman" w:hAnsi="Latha" w:cs="Latha"/>
          <w:color w:val="3A3A3A"/>
          <w:sz w:val="27"/>
          <w:szCs w:val="27"/>
        </w:rPr>
        <w:t>அரசும்</w:t>
      </w:r>
      <w:r w:rsidRPr="00E5400E">
        <w:rPr>
          <w:rFonts w:ascii="Segoe UI" w:eastAsia="Times New Roman" w:hAnsi="Segoe UI" w:cs="Segoe UI"/>
          <w:color w:val="3A3A3A"/>
          <w:sz w:val="27"/>
          <w:szCs w:val="27"/>
        </w:rPr>
        <w:t xml:space="preserve">, </w:t>
      </w:r>
      <w:r w:rsidRPr="00E5400E">
        <w:rPr>
          <w:rFonts w:ascii="Latha" w:eastAsia="Times New Roman" w:hAnsi="Latha" w:cs="Latha"/>
          <w:color w:val="3A3A3A"/>
          <w:sz w:val="27"/>
          <w:szCs w:val="27"/>
        </w:rPr>
        <w:t>தொண்டு</w:t>
      </w:r>
      <w:r w:rsidRPr="00E5400E">
        <w:rPr>
          <w:rFonts w:ascii="Segoe UI" w:eastAsia="Times New Roman" w:hAnsi="Segoe UI" w:cs="Segoe UI"/>
          <w:color w:val="3A3A3A"/>
          <w:sz w:val="27"/>
          <w:szCs w:val="27"/>
        </w:rPr>
        <w:t xml:space="preserve"> </w:t>
      </w:r>
      <w:r w:rsidRPr="00E5400E">
        <w:rPr>
          <w:rFonts w:ascii="Latha" w:eastAsia="Times New Roman" w:hAnsi="Latha" w:cs="Latha"/>
          <w:color w:val="3A3A3A"/>
          <w:sz w:val="27"/>
          <w:szCs w:val="27"/>
        </w:rPr>
        <w:t>நிறுவனமும்</w:t>
      </w:r>
      <w:r w:rsidRPr="00E5400E">
        <w:rPr>
          <w:rFonts w:ascii="Segoe UI" w:eastAsia="Times New Roman" w:hAnsi="Segoe UI" w:cs="Segoe UI"/>
          <w:color w:val="3A3A3A"/>
          <w:sz w:val="27"/>
          <w:szCs w:val="27"/>
        </w:rPr>
        <w:t xml:space="preserve"> </w:t>
      </w:r>
      <w:r w:rsidRPr="00E5400E">
        <w:rPr>
          <w:rFonts w:ascii="Latha" w:eastAsia="Times New Roman" w:hAnsi="Latha" w:cs="Latha"/>
          <w:color w:val="3A3A3A"/>
          <w:sz w:val="27"/>
          <w:szCs w:val="27"/>
        </w:rPr>
        <w:t>உடை</w:t>
      </w:r>
      <w:r w:rsidRPr="00E5400E">
        <w:rPr>
          <w:rFonts w:ascii="Segoe UI" w:eastAsia="Times New Roman" w:hAnsi="Segoe UI" w:cs="Segoe UI"/>
          <w:color w:val="3A3A3A"/>
          <w:sz w:val="27"/>
          <w:szCs w:val="27"/>
        </w:rPr>
        <w:t xml:space="preserve"> </w:t>
      </w:r>
      <w:r w:rsidRPr="00E5400E">
        <w:rPr>
          <w:rFonts w:ascii="Latha" w:eastAsia="Times New Roman" w:hAnsi="Latha" w:cs="Latha"/>
          <w:color w:val="3A3A3A"/>
          <w:sz w:val="27"/>
          <w:szCs w:val="27"/>
        </w:rPr>
        <w:t>முதல்</w:t>
      </w:r>
      <w:r w:rsidRPr="00E5400E">
        <w:rPr>
          <w:rFonts w:ascii="Segoe UI" w:eastAsia="Times New Roman" w:hAnsi="Segoe UI" w:cs="Segoe UI"/>
          <w:color w:val="3A3A3A"/>
          <w:sz w:val="27"/>
          <w:szCs w:val="27"/>
        </w:rPr>
        <w:t xml:space="preserve"> </w:t>
      </w:r>
      <w:r w:rsidRPr="00E5400E">
        <w:rPr>
          <w:rFonts w:ascii="Latha" w:eastAsia="Times New Roman" w:hAnsi="Latha" w:cs="Latha"/>
          <w:color w:val="3A3A3A"/>
          <w:sz w:val="27"/>
          <w:szCs w:val="27"/>
        </w:rPr>
        <w:t>உணவு</w:t>
      </w:r>
      <w:r w:rsidRPr="00E5400E">
        <w:rPr>
          <w:rFonts w:ascii="Segoe UI" w:eastAsia="Times New Roman" w:hAnsi="Segoe UI" w:cs="Segoe UI"/>
          <w:color w:val="3A3A3A"/>
          <w:sz w:val="27"/>
          <w:szCs w:val="27"/>
        </w:rPr>
        <w:t xml:space="preserve"> </w:t>
      </w:r>
      <w:r w:rsidRPr="00E5400E">
        <w:rPr>
          <w:rFonts w:ascii="Latha" w:eastAsia="Times New Roman" w:hAnsi="Latha" w:cs="Latha"/>
          <w:color w:val="3A3A3A"/>
          <w:sz w:val="27"/>
          <w:szCs w:val="27"/>
        </w:rPr>
        <w:t>வரை</w:t>
      </w:r>
      <w:r w:rsidRPr="00E5400E">
        <w:rPr>
          <w:rFonts w:ascii="Segoe UI" w:eastAsia="Times New Roman" w:hAnsi="Segoe UI" w:cs="Segoe UI"/>
          <w:color w:val="3A3A3A"/>
          <w:sz w:val="27"/>
          <w:szCs w:val="27"/>
        </w:rPr>
        <w:t xml:space="preserve"> </w:t>
      </w:r>
      <w:r w:rsidRPr="00E5400E">
        <w:rPr>
          <w:rFonts w:ascii="Latha" w:eastAsia="Times New Roman" w:hAnsi="Latha" w:cs="Latha"/>
          <w:color w:val="3A3A3A"/>
          <w:sz w:val="27"/>
          <w:szCs w:val="27"/>
        </w:rPr>
        <w:t>இலவசமாகத்</w:t>
      </w:r>
      <w:r w:rsidRPr="00E5400E">
        <w:rPr>
          <w:rFonts w:ascii="Segoe UI" w:eastAsia="Times New Roman" w:hAnsi="Segoe UI" w:cs="Segoe UI"/>
          <w:color w:val="3A3A3A"/>
          <w:sz w:val="27"/>
          <w:szCs w:val="27"/>
        </w:rPr>
        <w:t xml:space="preserve"> </w:t>
      </w:r>
      <w:r w:rsidRPr="00E5400E">
        <w:rPr>
          <w:rFonts w:ascii="Latha" w:eastAsia="Times New Roman" w:hAnsi="Latha" w:cs="Latha"/>
          <w:color w:val="3A3A3A"/>
          <w:sz w:val="27"/>
          <w:szCs w:val="27"/>
        </w:rPr>
        <w:t>தருகிறது</w:t>
      </w:r>
      <w:r w:rsidRPr="00E5400E">
        <w:rPr>
          <w:rFonts w:ascii="Segoe UI" w:eastAsia="Times New Roman" w:hAnsi="Segoe UI" w:cs="Segoe UI"/>
          <w:color w:val="3A3A3A"/>
          <w:sz w:val="27"/>
          <w:szCs w:val="27"/>
        </w:rPr>
        <w:t>.</w:t>
      </w:r>
      <w:proofErr w:type="gramEnd"/>
    </w:p>
    <w:p w:rsidR="00AD67A9" w:rsidRDefault="00AD67A9" w:rsidP="00B77964">
      <w:pPr>
        <w:rPr>
          <w:rFonts w:ascii="Bamini" w:hAnsi="Bamini"/>
          <w:lang w:val="en-IN"/>
        </w:rPr>
      </w:pPr>
      <w:r w:rsidRPr="00CD6FC7">
        <w:rPr>
          <w:rFonts w:ascii="Bamini" w:hAnsi="Bamini"/>
          <w:b/>
          <w:sz w:val="24"/>
          <w:szCs w:val="24"/>
          <w:lang w:val="en-IN"/>
        </w:rPr>
        <w:t xml:space="preserve">31. </w:t>
      </w:r>
      <w:proofErr w:type="gramStart"/>
      <w:r w:rsidR="008B348C">
        <w:rPr>
          <w:rFonts w:ascii="Bamini" w:hAnsi="Bamini"/>
          <w:b/>
          <w:sz w:val="24"/>
          <w:szCs w:val="24"/>
          <w:lang w:val="en-IN"/>
        </w:rPr>
        <w:t>m</w:t>
      </w:r>
      <w:proofErr w:type="gramEnd"/>
      <w:r w:rsidR="008B348C">
        <w:rPr>
          <w:rFonts w:ascii="Bamini" w:hAnsi="Bamini"/>
          <w:b/>
          <w:sz w:val="24"/>
          <w:szCs w:val="24"/>
          <w:lang w:val="en-IN"/>
        </w:rPr>
        <w:t xml:space="preserve">) </w:t>
      </w:r>
      <w:r w:rsidR="008B348C">
        <w:rPr>
          <w:rFonts w:ascii="Bamini" w:hAnsi="Bamini"/>
          <w:lang w:val="en-IN"/>
        </w:rPr>
        <w:t xml:space="preserve">tsp&gt; njd;wy;&gt; </w:t>
      </w:r>
      <w:proofErr w:type="gramStart"/>
      <w:r w:rsidR="008B348C">
        <w:rPr>
          <w:rFonts w:ascii="Bamini" w:hAnsi="Bamini"/>
          <w:lang w:val="en-IN"/>
        </w:rPr>
        <w:t>Gay;</w:t>
      </w:r>
      <w:proofErr w:type="gramEnd"/>
      <w:r w:rsidR="008B348C">
        <w:rPr>
          <w:rFonts w:ascii="Bamini" w:hAnsi="Bamini"/>
          <w:lang w:val="en-IN"/>
        </w:rPr>
        <w:t>&gt; #whtsp</w:t>
      </w:r>
    </w:p>
    <w:p w:rsidR="008B348C" w:rsidRPr="00CD6FC7" w:rsidRDefault="008B348C" w:rsidP="00B77964">
      <w:pPr>
        <w:rPr>
          <w:rFonts w:ascii="Bamini" w:hAnsi="Bamini"/>
          <w:b/>
          <w:sz w:val="24"/>
          <w:szCs w:val="24"/>
          <w:lang w:val="en-IN"/>
        </w:rPr>
      </w:pPr>
      <w:r>
        <w:rPr>
          <w:rFonts w:ascii="Bamini" w:hAnsi="Bamini"/>
          <w:lang w:val="en-IN"/>
        </w:rPr>
        <w:t>M) Fzf</w:t>
      </w:r>
      <w:proofErr w:type="gramStart"/>
      <w:r>
        <w:rPr>
          <w:rFonts w:ascii="Bamini" w:hAnsi="Bamini"/>
          <w:lang w:val="en-IN"/>
        </w:rPr>
        <w:t>;F</w:t>
      </w:r>
      <w:proofErr w:type="gramEnd"/>
      <w:r>
        <w:rPr>
          <w:rFonts w:ascii="Bamini" w:hAnsi="Bamini"/>
          <w:lang w:val="en-IN"/>
        </w:rPr>
        <w:t xml:space="preserve"> ,) nrhe;jeil</w:t>
      </w:r>
      <w:r w:rsidR="009E14E4">
        <w:rPr>
          <w:rFonts w:ascii="Bamini" w:hAnsi="Bamini"/>
          <w:lang w:val="en-IN"/>
        </w:rPr>
        <w:t xml:space="preserve"> (fhw;W)</w:t>
      </w:r>
    </w:p>
    <w:p w:rsidR="00AD67A9" w:rsidRDefault="00AD67A9" w:rsidP="00AD67A9">
      <w:pPr>
        <w:jc w:val="center"/>
        <w:rPr>
          <w:rFonts w:ascii="Bamini" w:hAnsi="Bamini"/>
          <w:b/>
          <w:sz w:val="24"/>
          <w:szCs w:val="24"/>
          <w:lang w:val="en-IN"/>
        </w:rPr>
      </w:pPr>
      <w:proofErr w:type="gramStart"/>
      <w:r w:rsidRPr="00AB1AAF">
        <w:rPr>
          <w:rFonts w:ascii="Bamini" w:hAnsi="Bamini"/>
          <w:b/>
          <w:sz w:val="24"/>
          <w:szCs w:val="24"/>
          <w:lang w:val="en-IN"/>
        </w:rPr>
        <w:t>gphpT</w:t>
      </w:r>
      <w:proofErr w:type="gramEnd"/>
      <w:r w:rsidRPr="00AB1AAF">
        <w:rPr>
          <w:rFonts w:ascii="Bamini" w:hAnsi="Bamini"/>
          <w:b/>
          <w:sz w:val="24"/>
          <w:szCs w:val="24"/>
          <w:lang w:val="en-IN"/>
        </w:rPr>
        <w:t xml:space="preserve"> </w:t>
      </w:r>
      <w:r>
        <w:rPr>
          <w:rFonts w:ascii="Arial" w:hAnsi="Arial" w:cs="Arial"/>
          <w:b/>
          <w:sz w:val="24"/>
          <w:szCs w:val="24"/>
          <w:lang w:val="en-IN"/>
        </w:rPr>
        <w:t>–</w:t>
      </w:r>
      <w:r w:rsidRPr="00AB1AAF">
        <w:rPr>
          <w:rFonts w:ascii="Bamini" w:hAnsi="Bamini"/>
          <w:b/>
          <w:sz w:val="24"/>
          <w:szCs w:val="24"/>
          <w:lang w:val="en-IN"/>
        </w:rPr>
        <w:t xml:space="preserve"> 2</w:t>
      </w:r>
    </w:p>
    <w:p w:rsidR="00AD67A9" w:rsidRPr="00AB1AAF" w:rsidRDefault="00AD67A9" w:rsidP="00AD67A9">
      <w:pPr>
        <w:rPr>
          <w:rFonts w:ascii="Bamini" w:hAnsi="Bamini"/>
          <w:b/>
          <w:sz w:val="24"/>
          <w:szCs w:val="24"/>
          <w:lang w:val="en-IN"/>
        </w:rPr>
      </w:pPr>
      <w:proofErr w:type="gramStart"/>
      <w:r>
        <w:rPr>
          <w:rFonts w:ascii="Bamini" w:hAnsi="Bamini"/>
          <w:b/>
          <w:sz w:val="24"/>
          <w:szCs w:val="24"/>
          <w:lang w:val="en-IN"/>
        </w:rPr>
        <w:t>vitNaDk</w:t>
      </w:r>
      <w:proofErr w:type="gramEnd"/>
      <w:r>
        <w:rPr>
          <w:rFonts w:ascii="Bamini" w:hAnsi="Bamini"/>
          <w:b/>
          <w:sz w:val="24"/>
          <w:szCs w:val="24"/>
          <w:lang w:val="en-IN"/>
        </w:rPr>
        <w:t>; 2 tpdhf;fSf;F kl;Lk; tpilaspf;fTk;. 33tJ tpdhtpw</w:t>
      </w:r>
      <w:proofErr w:type="gramStart"/>
      <w:r>
        <w:rPr>
          <w:rFonts w:ascii="Bamini" w:hAnsi="Bamini"/>
          <w:b/>
          <w:sz w:val="24"/>
          <w:szCs w:val="24"/>
          <w:lang w:val="en-IN"/>
        </w:rPr>
        <w:t>;Ff</w:t>
      </w:r>
      <w:proofErr w:type="gramEnd"/>
      <w:r>
        <w:rPr>
          <w:rFonts w:ascii="Bamini" w:hAnsi="Bamini"/>
          <w:b/>
          <w:sz w:val="24"/>
          <w:szCs w:val="24"/>
          <w:lang w:val="en-IN"/>
        </w:rPr>
        <w:t>; fl;lhakhf tpilaspf;f Ntz;Lk;.</w:t>
      </w:r>
      <w:r>
        <w:rPr>
          <w:rFonts w:ascii="Bamini" w:hAnsi="Bamini"/>
          <w:b/>
          <w:sz w:val="24"/>
          <w:szCs w:val="24"/>
          <w:lang w:val="en-IN"/>
        </w:rPr>
        <w:tab/>
      </w:r>
      <w:r>
        <w:rPr>
          <w:rFonts w:ascii="Bamini" w:hAnsi="Bamini"/>
          <w:b/>
          <w:sz w:val="24"/>
          <w:szCs w:val="24"/>
          <w:lang w:val="en-IN"/>
        </w:rPr>
        <w:tab/>
      </w:r>
      <w:r>
        <w:rPr>
          <w:rFonts w:ascii="Bamini" w:hAnsi="Bamini"/>
          <w:b/>
          <w:sz w:val="24"/>
          <w:szCs w:val="24"/>
          <w:lang w:val="en-IN"/>
        </w:rPr>
        <w:tab/>
      </w:r>
      <w:r>
        <w:rPr>
          <w:rFonts w:ascii="Bamini" w:hAnsi="Bamini"/>
          <w:b/>
          <w:sz w:val="24"/>
          <w:szCs w:val="24"/>
          <w:lang w:val="en-IN"/>
        </w:rPr>
        <w:tab/>
      </w:r>
      <w:r>
        <w:rPr>
          <w:rFonts w:ascii="Bamini" w:hAnsi="Bamini"/>
          <w:b/>
          <w:sz w:val="24"/>
          <w:szCs w:val="24"/>
          <w:lang w:val="en-IN"/>
        </w:rPr>
        <w:tab/>
      </w:r>
      <w:r>
        <w:rPr>
          <w:rFonts w:ascii="Bamini" w:hAnsi="Bamini"/>
          <w:b/>
          <w:sz w:val="24"/>
          <w:szCs w:val="24"/>
          <w:lang w:val="en-IN"/>
        </w:rPr>
        <w:tab/>
        <w:t>2</w:t>
      </w:r>
      <w:r w:rsidRPr="000A0655">
        <w:rPr>
          <w:rFonts w:ascii="Bamini" w:hAnsi="Bamini"/>
          <w:b/>
          <w:sz w:val="24"/>
          <w:szCs w:val="24"/>
          <w:lang w:val="en-IN"/>
        </w:rPr>
        <w:t xml:space="preserve"> </w:t>
      </w:r>
      <w:r w:rsidRPr="000A0655">
        <w:rPr>
          <w:b/>
          <w:sz w:val="24"/>
          <w:szCs w:val="24"/>
          <w:lang w:val="en-IN"/>
        </w:rPr>
        <w:t>X</w:t>
      </w:r>
      <w:r>
        <w:rPr>
          <w:b/>
          <w:sz w:val="24"/>
          <w:szCs w:val="24"/>
          <w:lang w:val="en-IN"/>
        </w:rPr>
        <w:t xml:space="preserve"> 3</w:t>
      </w:r>
      <w:r w:rsidRPr="000A0655">
        <w:rPr>
          <w:b/>
          <w:sz w:val="24"/>
          <w:szCs w:val="24"/>
          <w:lang w:val="en-IN"/>
        </w:rPr>
        <w:t xml:space="preserve"> =</w:t>
      </w:r>
      <w:r w:rsidRPr="000A0655">
        <w:rPr>
          <w:rFonts w:ascii="Bamini" w:hAnsi="Bamini"/>
          <w:b/>
          <w:sz w:val="24"/>
          <w:szCs w:val="24"/>
          <w:lang w:val="en-IN"/>
        </w:rPr>
        <w:t xml:space="preserve"> </w:t>
      </w:r>
      <w:r>
        <w:rPr>
          <w:rFonts w:ascii="Bamini" w:hAnsi="Bamini"/>
          <w:b/>
          <w:sz w:val="24"/>
          <w:szCs w:val="24"/>
          <w:lang w:val="en-IN"/>
        </w:rPr>
        <w:t>6</w:t>
      </w:r>
      <w:r w:rsidRPr="000A0655">
        <w:rPr>
          <w:rFonts w:ascii="Bamini" w:hAnsi="Bamini"/>
          <w:b/>
          <w:sz w:val="24"/>
          <w:szCs w:val="24"/>
          <w:lang w:val="en-IN"/>
        </w:rPr>
        <w:tab/>
      </w:r>
    </w:p>
    <w:p w:rsidR="001828AE" w:rsidRDefault="00AD67A9" w:rsidP="00B77964">
      <w:pPr>
        <w:pStyle w:val="NormalWeb"/>
        <w:shd w:val="clear" w:color="auto" w:fill="FFFFFF"/>
        <w:spacing w:before="0" w:beforeAutospacing="0" w:after="384" w:afterAutospacing="0"/>
        <w:textAlignment w:val="baseline"/>
        <w:rPr>
          <w:rFonts w:ascii="Segoe UI" w:hAnsi="Segoe UI" w:cs="Segoe UI"/>
          <w:color w:val="3A3A3A"/>
          <w:sz w:val="27"/>
          <w:szCs w:val="27"/>
        </w:rPr>
      </w:pPr>
      <w:r>
        <w:rPr>
          <w:rFonts w:ascii="Bamini" w:hAnsi="Bamini"/>
          <w:lang w:val="en-IN"/>
        </w:rPr>
        <w:t>32.</w:t>
      </w:r>
      <w:r w:rsidR="001828AE">
        <w:rPr>
          <w:rFonts w:ascii="Bamini" w:hAnsi="Bamini"/>
          <w:lang w:val="en-IN"/>
        </w:rPr>
        <w:t xml:space="preserve"> </w:t>
      </w:r>
      <w:r w:rsidR="001828AE">
        <w:rPr>
          <w:rFonts w:ascii="Latha" w:hAnsi="Latha" w:cs="Latha"/>
          <w:color w:val="3A3A3A"/>
          <w:sz w:val="27"/>
          <w:szCs w:val="27"/>
        </w:rPr>
        <w:t>குலேச</w:t>
      </w:r>
      <w:r w:rsidR="001828AE">
        <w:rPr>
          <w:rFonts w:ascii="Segoe UI" w:hAnsi="Segoe UI" w:cs="Segoe UI"/>
          <w:color w:val="3A3A3A"/>
          <w:sz w:val="27"/>
          <w:szCs w:val="27"/>
        </w:rPr>
        <w:t xml:space="preserve"> </w:t>
      </w:r>
      <w:r w:rsidR="001828AE">
        <w:rPr>
          <w:rFonts w:ascii="Latha" w:hAnsi="Latha" w:cs="Latha"/>
          <w:color w:val="3A3A3A"/>
          <w:sz w:val="27"/>
          <w:szCs w:val="27"/>
        </w:rPr>
        <w:t>பாண்டியன்</w:t>
      </w:r>
      <w:r w:rsidR="001828AE">
        <w:rPr>
          <w:rFonts w:ascii="Segoe UI" w:hAnsi="Segoe UI" w:cs="Segoe UI"/>
          <w:color w:val="3A3A3A"/>
          <w:sz w:val="27"/>
          <w:szCs w:val="27"/>
        </w:rPr>
        <w:t xml:space="preserve"> </w:t>
      </w:r>
      <w:r w:rsidR="001828AE">
        <w:rPr>
          <w:rFonts w:ascii="Latha" w:hAnsi="Latha" w:cs="Latha"/>
          <w:color w:val="3A3A3A"/>
          <w:sz w:val="27"/>
          <w:szCs w:val="27"/>
        </w:rPr>
        <w:t>தமிழ்ப்</w:t>
      </w:r>
      <w:r w:rsidR="001828AE">
        <w:rPr>
          <w:rFonts w:ascii="Segoe UI" w:hAnsi="Segoe UI" w:cs="Segoe UI"/>
          <w:color w:val="3A3A3A"/>
          <w:sz w:val="27"/>
          <w:szCs w:val="27"/>
        </w:rPr>
        <w:t xml:space="preserve"> </w:t>
      </w:r>
      <w:r w:rsidR="001828AE">
        <w:rPr>
          <w:rFonts w:ascii="Latha" w:hAnsi="Latha" w:cs="Latha"/>
          <w:color w:val="3A3A3A"/>
          <w:sz w:val="27"/>
          <w:szCs w:val="27"/>
        </w:rPr>
        <w:t>புலமை</w:t>
      </w:r>
      <w:r w:rsidR="001828AE">
        <w:rPr>
          <w:rFonts w:ascii="Segoe UI" w:hAnsi="Segoe UI" w:cs="Segoe UI"/>
          <w:color w:val="3A3A3A"/>
          <w:sz w:val="27"/>
          <w:szCs w:val="27"/>
        </w:rPr>
        <w:t xml:space="preserve"> </w:t>
      </w:r>
      <w:r w:rsidR="001828AE">
        <w:rPr>
          <w:rFonts w:ascii="Latha" w:hAnsi="Latha" w:cs="Latha"/>
          <w:color w:val="3A3A3A"/>
          <w:sz w:val="27"/>
          <w:szCs w:val="27"/>
        </w:rPr>
        <w:t>வாய்ந்தவன்</w:t>
      </w:r>
      <w:r w:rsidR="001828AE">
        <w:rPr>
          <w:rFonts w:ascii="Segoe UI" w:hAnsi="Segoe UI" w:cs="Segoe UI"/>
          <w:color w:val="3A3A3A"/>
          <w:sz w:val="27"/>
          <w:szCs w:val="27"/>
        </w:rPr>
        <w:t>.</w:t>
      </w:r>
    </w:p>
    <w:p w:rsidR="001828AE" w:rsidRDefault="001828AE" w:rsidP="001828AE">
      <w:pPr>
        <w:numPr>
          <w:ilvl w:val="0"/>
          <w:numId w:val="7"/>
        </w:numPr>
        <w:shd w:val="clear" w:color="auto" w:fill="FFFFFF"/>
        <w:spacing w:after="0" w:line="240" w:lineRule="auto"/>
        <w:textAlignment w:val="baseline"/>
        <w:rPr>
          <w:rFonts w:ascii="Segoe UI" w:hAnsi="Segoe UI" w:cs="Segoe UI"/>
          <w:color w:val="3A3A3A"/>
          <w:sz w:val="27"/>
          <w:szCs w:val="27"/>
        </w:rPr>
      </w:pPr>
      <w:r>
        <w:rPr>
          <w:rFonts w:ascii="Latha" w:hAnsi="Latha" w:cs="Latha"/>
          <w:color w:val="3A3A3A"/>
          <w:sz w:val="27"/>
          <w:szCs w:val="27"/>
        </w:rPr>
        <w:lastRenderedPageBreak/>
        <w:t>அவன்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அவையில்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புலவர்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இடைக்காடனார்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பாடிய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பாடலை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மன்னன்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பொருட்படுத்தாமல்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அவமதித்தான்</w:t>
      </w:r>
      <w:r>
        <w:rPr>
          <w:rFonts w:ascii="Segoe UI" w:hAnsi="Segoe UI" w:cs="Segoe UI"/>
          <w:color w:val="3A3A3A"/>
          <w:sz w:val="27"/>
          <w:szCs w:val="27"/>
        </w:rPr>
        <w:t>.</w:t>
      </w:r>
    </w:p>
    <w:p w:rsidR="001828AE" w:rsidRDefault="001828AE" w:rsidP="001828AE">
      <w:pPr>
        <w:numPr>
          <w:ilvl w:val="0"/>
          <w:numId w:val="7"/>
        </w:numPr>
        <w:shd w:val="clear" w:color="auto" w:fill="FFFFFF"/>
        <w:spacing w:after="0" w:line="240" w:lineRule="auto"/>
        <w:textAlignment w:val="baseline"/>
        <w:rPr>
          <w:rFonts w:ascii="Segoe UI" w:hAnsi="Segoe UI" w:cs="Segoe UI"/>
          <w:color w:val="3A3A3A"/>
          <w:sz w:val="27"/>
          <w:szCs w:val="27"/>
        </w:rPr>
      </w:pPr>
      <w:r>
        <w:rPr>
          <w:rFonts w:ascii="Latha" w:hAnsi="Latha" w:cs="Latha"/>
          <w:color w:val="3A3A3A"/>
          <w:sz w:val="27"/>
          <w:szCs w:val="27"/>
        </w:rPr>
        <w:t>இடைக்காடனார்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கடம்பவனத்து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இறைவனிடம்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முறையிட்டார்</w:t>
      </w:r>
      <w:r>
        <w:rPr>
          <w:rFonts w:ascii="Segoe UI" w:hAnsi="Segoe UI" w:cs="Segoe UI"/>
          <w:color w:val="3A3A3A"/>
          <w:sz w:val="27"/>
          <w:szCs w:val="27"/>
        </w:rPr>
        <w:t>.</w:t>
      </w:r>
    </w:p>
    <w:p w:rsidR="001828AE" w:rsidRDefault="001828AE" w:rsidP="001828AE">
      <w:pPr>
        <w:numPr>
          <w:ilvl w:val="0"/>
          <w:numId w:val="7"/>
        </w:numPr>
        <w:shd w:val="clear" w:color="auto" w:fill="FFFFFF"/>
        <w:spacing w:after="0" w:line="240" w:lineRule="auto"/>
        <w:textAlignment w:val="baseline"/>
        <w:rPr>
          <w:rFonts w:ascii="Segoe UI" w:hAnsi="Segoe UI" w:cs="Segoe UI"/>
          <w:color w:val="3A3A3A"/>
          <w:sz w:val="27"/>
          <w:szCs w:val="27"/>
        </w:rPr>
      </w:pPr>
      <w:r>
        <w:rPr>
          <w:rFonts w:ascii="Latha" w:hAnsi="Latha" w:cs="Latha"/>
          <w:color w:val="3A3A3A"/>
          <w:sz w:val="27"/>
          <w:szCs w:val="27"/>
        </w:rPr>
        <w:t>இறைவன்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கடம்பவனம்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கோயிலை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விட்டு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நீங்கி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வைகை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ஆற்றின்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தெற்கே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கோயில்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உருவாக்கி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அமர்ந்தார்</w:t>
      </w:r>
      <w:r>
        <w:rPr>
          <w:rFonts w:ascii="Segoe UI" w:hAnsi="Segoe UI" w:cs="Segoe UI"/>
          <w:color w:val="3A3A3A"/>
          <w:sz w:val="27"/>
          <w:szCs w:val="27"/>
        </w:rPr>
        <w:t>.</w:t>
      </w:r>
    </w:p>
    <w:p w:rsidR="001828AE" w:rsidRDefault="001828AE" w:rsidP="001828AE">
      <w:pPr>
        <w:numPr>
          <w:ilvl w:val="0"/>
          <w:numId w:val="7"/>
        </w:numPr>
        <w:shd w:val="clear" w:color="auto" w:fill="FFFFFF"/>
        <w:spacing w:after="0" w:line="240" w:lineRule="auto"/>
        <w:textAlignment w:val="baseline"/>
        <w:rPr>
          <w:rFonts w:ascii="Segoe UI" w:hAnsi="Segoe UI" w:cs="Segoe UI"/>
          <w:color w:val="3A3A3A"/>
          <w:sz w:val="27"/>
          <w:szCs w:val="27"/>
        </w:rPr>
      </w:pPr>
      <w:r>
        <w:rPr>
          <w:rFonts w:ascii="Latha" w:hAnsi="Latha" w:cs="Latha"/>
          <w:color w:val="3A3A3A"/>
          <w:sz w:val="27"/>
          <w:szCs w:val="27"/>
        </w:rPr>
        <w:t>இதையறிந்த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மன்னன்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யான்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என்ன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தவறு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செய்தேன்</w:t>
      </w:r>
      <w:r>
        <w:rPr>
          <w:rFonts w:ascii="Segoe UI" w:hAnsi="Segoe UI" w:cs="Segoe UI"/>
          <w:color w:val="3A3A3A"/>
          <w:sz w:val="27"/>
          <w:szCs w:val="27"/>
        </w:rPr>
        <w:t xml:space="preserve">? </w:t>
      </w:r>
      <w:r>
        <w:rPr>
          <w:rFonts w:ascii="Latha" w:hAnsi="Latha" w:cs="Latha"/>
          <w:color w:val="3A3A3A"/>
          <w:sz w:val="27"/>
          <w:szCs w:val="27"/>
        </w:rPr>
        <w:t>ஏன்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இங்கு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அமர்ந்தீர்</w:t>
      </w:r>
      <w:r>
        <w:rPr>
          <w:rFonts w:ascii="Segoe UI" w:hAnsi="Segoe UI" w:cs="Segoe UI"/>
          <w:color w:val="3A3A3A"/>
          <w:sz w:val="27"/>
          <w:szCs w:val="27"/>
        </w:rPr>
        <w:t xml:space="preserve">? </w:t>
      </w:r>
      <w:r>
        <w:rPr>
          <w:rFonts w:ascii="Latha" w:hAnsi="Latha" w:cs="Latha"/>
          <w:color w:val="3A3A3A"/>
          <w:sz w:val="27"/>
          <w:szCs w:val="27"/>
        </w:rPr>
        <w:t>என்று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வருந்தினான்</w:t>
      </w:r>
      <w:r>
        <w:rPr>
          <w:rFonts w:ascii="Segoe UI" w:hAnsi="Segoe UI" w:cs="Segoe UI"/>
          <w:color w:val="3A3A3A"/>
          <w:sz w:val="27"/>
          <w:szCs w:val="27"/>
        </w:rPr>
        <w:t>.</w:t>
      </w:r>
    </w:p>
    <w:p w:rsidR="001828AE" w:rsidRDefault="001828AE" w:rsidP="001828AE">
      <w:pPr>
        <w:numPr>
          <w:ilvl w:val="0"/>
          <w:numId w:val="7"/>
        </w:numPr>
        <w:shd w:val="clear" w:color="auto" w:fill="FFFFFF"/>
        <w:spacing w:after="0" w:line="240" w:lineRule="auto"/>
        <w:textAlignment w:val="baseline"/>
        <w:rPr>
          <w:rFonts w:ascii="Segoe UI" w:hAnsi="Segoe UI" w:cs="Segoe UI"/>
          <w:color w:val="3A3A3A"/>
          <w:sz w:val="27"/>
          <w:szCs w:val="27"/>
        </w:rPr>
      </w:pPr>
      <w:r>
        <w:rPr>
          <w:rFonts w:ascii="Latha" w:hAnsi="Latha" w:cs="Latha"/>
          <w:color w:val="3A3A3A"/>
          <w:sz w:val="27"/>
          <w:szCs w:val="27"/>
        </w:rPr>
        <w:t>இறைவன்</w:t>
      </w:r>
      <w:r>
        <w:rPr>
          <w:rFonts w:ascii="Segoe UI" w:hAnsi="Segoe UI" w:cs="Segoe UI"/>
          <w:color w:val="3A3A3A"/>
          <w:sz w:val="27"/>
          <w:szCs w:val="27"/>
        </w:rPr>
        <w:t xml:space="preserve">, </w:t>
      </w:r>
      <w:r>
        <w:rPr>
          <w:rFonts w:ascii="Latha" w:hAnsi="Latha" w:cs="Latha"/>
          <w:color w:val="3A3A3A"/>
          <w:sz w:val="27"/>
          <w:szCs w:val="27"/>
        </w:rPr>
        <w:t>இடைக்காடனார்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பாடலை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இகழ்ந்த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குற்றமே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தவிர</w:t>
      </w:r>
      <w:r>
        <w:rPr>
          <w:rFonts w:ascii="Segoe UI" w:hAnsi="Segoe UI" w:cs="Segoe UI"/>
          <w:color w:val="3A3A3A"/>
          <w:sz w:val="27"/>
          <w:szCs w:val="27"/>
        </w:rPr>
        <w:t xml:space="preserve">, </w:t>
      </w:r>
      <w:r>
        <w:rPr>
          <w:rFonts w:ascii="Latha" w:hAnsi="Latha" w:cs="Latha"/>
          <w:color w:val="3A3A3A"/>
          <w:sz w:val="27"/>
          <w:szCs w:val="27"/>
        </w:rPr>
        <w:t>வேறு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எந்த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தவறும்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இல்லை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என்றார்</w:t>
      </w:r>
      <w:r>
        <w:rPr>
          <w:rFonts w:ascii="Segoe UI" w:hAnsi="Segoe UI" w:cs="Segoe UI"/>
          <w:color w:val="3A3A3A"/>
          <w:sz w:val="27"/>
          <w:szCs w:val="27"/>
        </w:rPr>
        <w:t>.</w:t>
      </w:r>
    </w:p>
    <w:p w:rsidR="001828AE" w:rsidRDefault="001828AE" w:rsidP="001828AE">
      <w:pPr>
        <w:numPr>
          <w:ilvl w:val="0"/>
          <w:numId w:val="7"/>
        </w:numPr>
        <w:shd w:val="clear" w:color="auto" w:fill="FFFFFF"/>
        <w:spacing w:after="0" w:line="240" w:lineRule="auto"/>
        <w:textAlignment w:val="baseline"/>
        <w:rPr>
          <w:rFonts w:ascii="Segoe UI" w:hAnsi="Segoe UI" w:cs="Segoe UI"/>
          <w:color w:val="3A3A3A"/>
          <w:sz w:val="27"/>
          <w:szCs w:val="27"/>
        </w:rPr>
      </w:pPr>
      <w:r>
        <w:rPr>
          <w:rFonts w:ascii="Latha" w:hAnsi="Latha" w:cs="Latha"/>
          <w:color w:val="3A3A3A"/>
          <w:sz w:val="27"/>
          <w:szCs w:val="27"/>
        </w:rPr>
        <w:t>தன்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தவறை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உணர்ந்த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மன்னன்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இடைக்காடனாரை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அழைத்து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மங்கல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ஒப்பனை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செய்து</w:t>
      </w:r>
      <w:r>
        <w:rPr>
          <w:rFonts w:ascii="Segoe UI" w:hAnsi="Segoe UI" w:cs="Segoe UI"/>
          <w:color w:val="3A3A3A"/>
          <w:sz w:val="27"/>
          <w:szCs w:val="27"/>
        </w:rPr>
        <w:t xml:space="preserve">, </w:t>
      </w:r>
      <w:r>
        <w:rPr>
          <w:rFonts w:ascii="Latha" w:hAnsi="Latha" w:cs="Latha"/>
          <w:color w:val="3A3A3A"/>
          <w:sz w:val="27"/>
          <w:szCs w:val="27"/>
        </w:rPr>
        <w:t>பொன்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இருக்கையில்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அமர்த்தி</w:t>
      </w:r>
      <w:r>
        <w:rPr>
          <w:rFonts w:ascii="Segoe UI" w:hAnsi="Segoe UI" w:cs="Segoe UI"/>
          <w:color w:val="3A3A3A"/>
          <w:sz w:val="27"/>
          <w:szCs w:val="27"/>
        </w:rPr>
        <w:t xml:space="preserve">, </w:t>
      </w:r>
      <w:r>
        <w:rPr>
          <w:rFonts w:ascii="Latha" w:hAnsi="Latha" w:cs="Latha"/>
          <w:color w:val="3A3A3A"/>
          <w:sz w:val="27"/>
          <w:szCs w:val="27"/>
        </w:rPr>
        <w:t>பணிந்து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வணங்கி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தம்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தவறைப்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பொறுத்தருள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வேண்டினான்</w:t>
      </w:r>
      <w:r>
        <w:rPr>
          <w:rFonts w:ascii="Segoe UI" w:hAnsi="Segoe UI" w:cs="Segoe UI"/>
          <w:color w:val="3A3A3A"/>
          <w:sz w:val="27"/>
          <w:szCs w:val="27"/>
        </w:rPr>
        <w:t>.</w:t>
      </w:r>
    </w:p>
    <w:p w:rsidR="0069613B" w:rsidRDefault="0069613B" w:rsidP="0069613B">
      <w:pPr>
        <w:tabs>
          <w:tab w:val="left" w:pos="720"/>
        </w:tabs>
        <w:rPr>
          <w:rFonts w:ascii="Bamini" w:hAnsi="Bamini"/>
          <w:sz w:val="24"/>
          <w:szCs w:val="24"/>
          <w:lang w:val="en-IN"/>
        </w:rPr>
      </w:pPr>
    </w:p>
    <w:p w:rsidR="00AD67A9" w:rsidRDefault="001828AE" w:rsidP="0069613B">
      <w:pPr>
        <w:tabs>
          <w:tab w:val="left" w:pos="720"/>
        </w:tabs>
        <w:rPr>
          <w:rFonts w:ascii="Bamini" w:hAnsi="Bamini"/>
          <w:sz w:val="24"/>
          <w:szCs w:val="24"/>
          <w:lang w:val="en-IN"/>
        </w:rPr>
      </w:pPr>
      <w:r>
        <w:rPr>
          <w:rFonts w:ascii="Bamini" w:hAnsi="Bamini"/>
          <w:sz w:val="24"/>
          <w:szCs w:val="24"/>
          <w:lang w:val="en-IN"/>
        </w:rPr>
        <w:t xml:space="preserve"> </w:t>
      </w:r>
      <w:r w:rsidR="00AD67A9">
        <w:rPr>
          <w:rFonts w:ascii="Bamini" w:hAnsi="Bamini"/>
          <w:sz w:val="24"/>
          <w:szCs w:val="24"/>
          <w:lang w:val="en-IN"/>
        </w:rPr>
        <w:t>33.</w:t>
      </w:r>
      <w:r w:rsidR="0069613B">
        <w:rPr>
          <w:rFonts w:ascii="Bamini" w:hAnsi="Bamini"/>
          <w:sz w:val="24"/>
          <w:szCs w:val="24"/>
          <w:lang w:val="en-IN"/>
        </w:rPr>
        <w:tab/>
      </w:r>
      <w:proofErr w:type="gramStart"/>
      <w:r w:rsidR="0069613B">
        <w:rPr>
          <w:rFonts w:ascii="Bamini" w:hAnsi="Bamini"/>
          <w:sz w:val="24"/>
          <w:szCs w:val="24"/>
          <w:lang w:val="en-IN"/>
        </w:rPr>
        <w:t>tpUe;</w:t>
      </w:r>
      <w:proofErr w:type="gramEnd"/>
      <w:r w:rsidR="0069613B">
        <w:rPr>
          <w:rFonts w:ascii="Bamini" w:hAnsi="Bamini"/>
          <w:sz w:val="24"/>
          <w:szCs w:val="24"/>
          <w:lang w:val="en-IN"/>
        </w:rPr>
        <w:t>jpddhf xUtd; te;J vjphpd;</w:t>
      </w:r>
    </w:p>
    <w:p w:rsidR="0069613B" w:rsidRDefault="0069613B" w:rsidP="0069613B">
      <w:pPr>
        <w:tabs>
          <w:tab w:val="left" w:pos="720"/>
        </w:tabs>
        <w:rPr>
          <w:rFonts w:ascii="Bamini" w:hAnsi="Bamini"/>
          <w:sz w:val="24"/>
          <w:szCs w:val="24"/>
          <w:lang w:val="en-IN"/>
        </w:rPr>
      </w:pPr>
      <w:r>
        <w:rPr>
          <w:rFonts w:ascii="Bamini" w:hAnsi="Bamini"/>
          <w:sz w:val="24"/>
          <w:szCs w:val="24"/>
          <w:lang w:val="en-IN"/>
        </w:rPr>
        <w:tab/>
      </w:r>
      <w:r>
        <w:rPr>
          <w:rFonts w:ascii="Bamini" w:hAnsi="Bamini"/>
          <w:sz w:val="24"/>
          <w:szCs w:val="24"/>
          <w:lang w:val="en-IN"/>
        </w:rPr>
        <w:tab/>
        <w:t>Tpaj</w:t>
      </w:r>
      <w:proofErr w:type="gramStart"/>
      <w:r>
        <w:rPr>
          <w:rFonts w:ascii="Bamini" w:hAnsi="Bamini"/>
          <w:sz w:val="24"/>
          <w:szCs w:val="24"/>
          <w:lang w:val="en-IN"/>
        </w:rPr>
        <w:t>;jy</w:t>
      </w:r>
      <w:proofErr w:type="gramEnd"/>
      <w:r>
        <w:rPr>
          <w:rFonts w:ascii="Bamini" w:hAnsi="Bamini"/>
          <w:sz w:val="24"/>
          <w:szCs w:val="24"/>
          <w:lang w:val="en-IN"/>
        </w:rPr>
        <w:t>; ed;nkhop ,dpJ ciuj;jy;</w:t>
      </w:r>
    </w:p>
    <w:p w:rsidR="0069613B" w:rsidRDefault="0069613B" w:rsidP="0069613B">
      <w:pPr>
        <w:tabs>
          <w:tab w:val="left" w:pos="720"/>
        </w:tabs>
        <w:rPr>
          <w:rFonts w:ascii="Bamini" w:hAnsi="Bamini"/>
          <w:sz w:val="24"/>
          <w:szCs w:val="24"/>
          <w:lang w:val="en-IN"/>
        </w:rPr>
      </w:pPr>
      <w:proofErr w:type="gramStart"/>
      <w:r>
        <w:rPr>
          <w:rFonts w:ascii="Bamini" w:hAnsi="Bamini"/>
          <w:sz w:val="24"/>
          <w:szCs w:val="24"/>
          <w:lang w:val="en-IN"/>
        </w:rPr>
        <w:t>jpUe;</w:t>
      </w:r>
      <w:proofErr w:type="gramEnd"/>
      <w:r>
        <w:rPr>
          <w:rFonts w:ascii="Bamini" w:hAnsi="Bamini"/>
          <w:sz w:val="24"/>
          <w:szCs w:val="24"/>
          <w:lang w:val="en-IN"/>
        </w:rPr>
        <w:t>Jw Nehf;fy; tUf vd ciuj;jy;</w:t>
      </w:r>
    </w:p>
    <w:p w:rsidR="0069613B" w:rsidRDefault="0069613B" w:rsidP="0069613B">
      <w:pPr>
        <w:tabs>
          <w:tab w:val="left" w:pos="720"/>
        </w:tabs>
        <w:rPr>
          <w:rFonts w:ascii="Bamini" w:hAnsi="Bamini"/>
          <w:sz w:val="24"/>
          <w:szCs w:val="24"/>
          <w:lang w:val="en-IN"/>
        </w:rPr>
      </w:pPr>
      <w:r>
        <w:rPr>
          <w:rFonts w:ascii="Bamini" w:hAnsi="Bamini"/>
          <w:sz w:val="24"/>
          <w:szCs w:val="24"/>
          <w:lang w:val="en-IN"/>
        </w:rPr>
        <w:tab/>
      </w:r>
      <w:proofErr w:type="gramStart"/>
      <w:r>
        <w:rPr>
          <w:rFonts w:ascii="Bamini" w:hAnsi="Bamini"/>
          <w:sz w:val="24"/>
          <w:szCs w:val="24"/>
          <w:lang w:val="en-IN"/>
        </w:rPr>
        <w:t>vOjy</w:t>
      </w:r>
      <w:proofErr w:type="gramEnd"/>
      <w:r>
        <w:rPr>
          <w:rFonts w:ascii="Bamini" w:hAnsi="Bamini"/>
          <w:sz w:val="24"/>
          <w:szCs w:val="24"/>
          <w:lang w:val="en-IN"/>
        </w:rPr>
        <w:t>; Kd; kfpo;td nrg;gy;</w:t>
      </w:r>
    </w:p>
    <w:p w:rsidR="0069613B" w:rsidRDefault="0069613B" w:rsidP="0069613B">
      <w:pPr>
        <w:tabs>
          <w:tab w:val="left" w:pos="720"/>
        </w:tabs>
        <w:rPr>
          <w:rFonts w:ascii="Bamini" w:hAnsi="Bamini"/>
          <w:sz w:val="24"/>
          <w:szCs w:val="24"/>
          <w:lang w:val="en-IN"/>
        </w:rPr>
      </w:pPr>
      <w:proofErr w:type="gramStart"/>
      <w:r>
        <w:rPr>
          <w:rFonts w:ascii="Bamini" w:hAnsi="Bamini"/>
          <w:sz w:val="24"/>
          <w:szCs w:val="24"/>
          <w:lang w:val="en-IN"/>
        </w:rPr>
        <w:t>nghUe;</w:t>
      </w:r>
      <w:proofErr w:type="gramEnd"/>
      <w:r>
        <w:rPr>
          <w:rFonts w:ascii="Bamini" w:hAnsi="Bamini"/>
          <w:sz w:val="24"/>
          <w:szCs w:val="24"/>
          <w:lang w:val="en-IN"/>
        </w:rPr>
        <w:t>J kw;Wmtd; jd;mUFw ,Uj;jy;</w:t>
      </w:r>
    </w:p>
    <w:p w:rsidR="0069613B" w:rsidRDefault="0069613B" w:rsidP="0069613B">
      <w:pPr>
        <w:tabs>
          <w:tab w:val="left" w:pos="720"/>
        </w:tabs>
        <w:rPr>
          <w:rFonts w:ascii="Bamini" w:hAnsi="Bamini"/>
          <w:sz w:val="24"/>
          <w:szCs w:val="24"/>
          <w:lang w:val="en-IN"/>
        </w:rPr>
      </w:pPr>
      <w:r>
        <w:rPr>
          <w:rFonts w:ascii="Bamini" w:hAnsi="Bamini"/>
          <w:sz w:val="24"/>
          <w:szCs w:val="24"/>
          <w:lang w:val="en-IN"/>
        </w:rPr>
        <w:tab/>
        <w:t>Nghnkdpy; gpd; nry</w:t>
      </w:r>
      <w:proofErr w:type="gramStart"/>
      <w:r>
        <w:rPr>
          <w:rFonts w:ascii="Bamini" w:hAnsi="Bamini"/>
          <w:sz w:val="24"/>
          <w:szCs w:val="24"/>
          <w:lang w:val="en-IN"/>
        </w:rPr>
        <w:t>;tjhjy</w:t>
      </w:r>
      <w:proofErr w:type="gramEnd"/>
      <w:r>
        <w:rPr>
          <w:rFonts w:ascii="Bamini" w:hAnsi="Bamini"/>
          <w:sz w:val="24"/>
          <w:szCs w:val="24"/>
          <w:lang w:val="en-IN"/>
        </w:rPr>
        <w:t>;</w:t>
      </w:r>
    </w:p>
    <w:p w:rsidR="0069613B" w:rsidRDefault="0069613B" w:rsidP="0069613B">
      <w:pPr>
        <w:tabs>
          <w:tab w:val="left" w:pos="720"/>
        </w:tabs>
        <w:rPr>
          <w:rFonts w:ascii="Bamini" w:hAnsi="Bamini"/>
          <w:sz w:val="24"/>
          <w:szCs w:val="24"/>
          <w:lang w:val="en-IN"/>
        </w:rPr>
      </w:pPr>
      <w:r>
        <w:rPr>
          <w:rFonts w:ascii="Bamini" w:hAnsi="Bamini"/>
          <w:sz w:val="24"/>
          <w:szCs w:val="24"/>
          <w:lang w:val="en-IN"/>
        </w:rPr>
        <w:t>Ghpe</w:t>
      </w:r>
      <w:proofErr w:type="gramStart"/>
      <w:r>
        <w:rPr>
          <w:rFonts w:ascii="Bamini" w:hAnsi="Bamini"/>
          <w:sz w:val="24"/>
          <w:szCs w:val="24"/>
          <w:lang w:val="en-IN"/>
        </w:rPr>
        <w:t>;Jed</w:t>
      </w:r>
      <w:proofErr w:type="gramEnd"/>
      <w:r>
        <w:rPr>
          <w:rFonts w:ascii="Bamini" w:hAnsi="Bamini"/>
          <w:sz w:val="24"/>
          <w:szCs w:val="24"/>
          <w:lang w:val="en-IN"/>
        </w:rPr>
        <w:t>; Kfkd; toq;fy; ,t;nthd;ghd;</w:t>
      </w:r>
    </w:p>
    <w:p w:rsidR="0069613B" w:rsidRDefault="0069613B" w:rsidP="0069613B">
      <w:pPr>
        <w:tabs>
          <w:tab w:val="left" w:pos="720"/>
        </w:tabs>
        <w:rPr>
          <w:rFonts w:ascii="Bamini" w:hAnsi="Bamini"/>
          <w:sz w:val="24"/>
          <w:szCs w:val="24"/>
          <w:lang w:val="en-IN"/>
        </w:rPr>
      </w:pPr>
      <w:r>
        <w:rPr>
          <w:rFonts w:ascii="Bamini" w:hAnsi="Bamini"/>
          <w:sz w:val="24"/>
          <w:szCs w:val="24"/>
          <w:lang w:val="en-IN"/>
        </w:rPr>
        <w:tab/>
      </w:r>
      <w:proofErr w:type="gramStart"/>
      <w:r>
        <w:rPr>
          <w:rFonts w:ascii="Bamini" w:hAnsi="Bamini"/>
          <w:sz w:val="24"/>
          <w:szCs w:val="24"/>
          <w:lang w:val="en-IN"/>
        </w:rPr>
        <w:t>xOf;</w:t>
      </w:r>
      <w:proofErr w:type="gramEnd"/>
      <w:r>
        <w:rPr>
          <w:rFonts w:ascii="Bamini" w:hAnsi="Bamini"/>
          <w:sz w:val="24"/>
          <w:szCs w:val="24"/>
          <w:lang w:val="en-IN"/>
        </w:rPr>
        <w:t>fKk; topgLk; gz;Ng.</w:t>
      </w:r>
    </w:p>
    <w:p w:rsidR="0069613B" w:rsidRDefault="0069613B" w:rsidP="0069613B">
      <w:pPr>
        <w:tabs>
          <w:tab w:val="left" w:pos="720"/>
        </w:tabs>
        <w:rPr>
          <w:rFonts w:ascii="Bamini" w:hAnsi="Bamini"/>
          <w:sz w:val="24"/>
          <w:szCs w:val="24"/>
          <w:lang w:val="en-IN"/>
        </w:rPr>
      </w:pPr>
    </w:p>
    <w:p w:rsidR="001828AE" w:rsidRDefault="00AD67A9" w:rsidP="001828AE">
      <w:pPr>
        <w:pStyle w:val="NormalWeb"/>
        <w:shd w:val="clear" w:color="auto" w:fill="FFFFFF"/>
        <w:spacing w:before="0" w:beforeAutospacing="0" w:after="384" w:afterAutospacing="0"/>
        <w:textAlignment w:val="baseline"/>
        <w:rPr>
          <w:rFonts w:ascii="Segoe UI" w:hAnsi="Segoe UI" w:cs="Segoe UI"/>
          <w:color w:val="3A3A3A"/>
          <w:sz w:val="27"/>
          <w:szCs w:val="27"/>
        </w:rPr>
      </w:pPr>
      <w:r>
        <w:rPr>
          <w:rFonts w:ascii="Bamini" w:hAnsi="Bamini"/>
          <w:lang w:val="en-IN"/>
        </w:rPr>
        <w:t>34.</w:t>
      </w:r>
      <w:r w:rsidR="005A0CC9">
        <w:rPr>
          <w:rFonts w:ascii="Bamini" w:hAnsi="Bamini"/>
          <w:lang w:val="en-IN"/>
        </w:rPr>
        <w:t xml:space="preserve"> </w:t>
      </w:r>
      <w:r w:rsidR="001828AE">
        <w:rPr>
          <w:rFonts w:ascii="Latha" w:hAnsi="Latha" w:cs="Latha"/>
          <w:color w:val="3A3A3A"/>
          <w:sz w:val="27"/>
          <w:szCs w:val="27"/>
        </w:rPr>
        <w:t>பிள்ளை</w:t>
      </w:r>
      <w:r w:rsidR="001828AE">
        <w:rPr>
          <w:rFonts w:ascii="Segoe UI" w:hAnsi="Segoe UI" w:cs="Segoe UI"/>
          <w:color w:val="3A3A3A"/>
          <w:sz w:val="27"/>
          <w:szCs w:val="27"/>
        </w:rPr>
        <w:t xml:space="preserve"> – </w:t>
      </w:r>
      <w:r w:rsidR="001828AE">
        <w:rPr>
          <w:rFonts w:ascii="Latha" w:hAnsi="Latha" w:cs="Latha"/>
          <w:color w:val="3A3A3A"/>
          <w:sz w:val="27"/>
          <w:szCs w:val="27"/>
        </w:rPr>
        <w:t>தென்னம்</w:t>
      </w:r>
      <w:r w:rsidR="001828AE">
        <w:rPr>
          <w:rFonts w:ascii="Segoe UI" w:hAnsi="Segoe UI" w:cs="Segoe UI"/>
          <w:color w:val="3A3A3A"/>
          <w:sz w:val="27"/>
          <w:szCs w:val="27"/>
        </w:rPr>
        <w:t xml:space="preserve"> </w:t>
      </w:r>
      <w:r w:rsidR="001828AE">
        <w:rPr>
          <w:rFonts w:ascii="Latha" w:hAnsi="Latha" w:cs="Latha"/>
          <w:color w:val="3A3A3A"/>
          <w:sz w:val="27"/>
          <w:szCs w:val="27"/>
        </w:rPr>
        <w:t>பிள்ளை</w:t>
      </w:r>
      <w:r w:rsidR="001828AE">
        <w:rPr>
          <w:rFonts w:ascii="Segoe UI" w:hAnsi="Segoe UI" w:cs="Segoe UI"/>
          <w:color w:val="3A3A3A"/>
          <w:sz w:val="27"/>
          <w:szCs w:val="27"/>
        </w:rPr>
        <w:t xml:space="preserve"> </w:t>
      </w:r>
      <w:r w:rsidR="001828AE">
        <w:rPr>
          <w:rFonts w:ascii="Latha" w:hAnsi="Latha" w:cs="Latha"/>
          <w:color w:val="3A3A3A"/>
          <w:sz w:val="27"/>
          <w:szCs w:val="27"/>
        </w:rPr>
        <w:t>வாங்கி</w:t>
      </w:r>
      <w:r w:rsidR="001828AE">
        <w:rPr>
          <w:rFonts w:ascii="Segoe UI" w:hAnsi="Segoe UI" w:cs="Segoe UI"/>
          <w:color w:val="3A3A3A"/>
          <w:sz w:val="27"/>
          <w:szCs w:val="27"/>
        </w:rPr>
        <w:t xml:space="preserve"> </w:t>
      </w:r>
      <w:r w:rsidR="001828AE">
        <w:rPr>
          <w:rFonts w:ascii="Latha" w:hAnsi="Latha" w:cs="Latha"/>
          <w:color w:val="3A3A3A"/>
          <w:sz w:val="27"/>
          <w:szCs w:val="27"/>
        </w:rPr>
        <w:t>வந்தேன</w:t>
      </w:r>
      <w:proofErr w:type="gramStart"/>
      <w:r w:rsidR="001828AE">
        <w:rPr>
          <w:rFonts w:ascii="Latha" w:hAnsi="Latha" w:cs="Latha"/>
          <w:color w:val="3A3A3A"/>
          <w:sz w:val="27"/>
          <w:szCs w:val="27"/>
        </w:rPr>
        <w:t>்</w:t>
      </w:r>
      <w:r w:rsidR="001828AE">
        <w:rPr>
          <w:rFonts w:ascii="Segoe UI" w:hAnsi="Segoe UI" w:cs="Segoe UI"/>
          <w:color w:val="3A3A3A"/>
          <w:sz w:val="27"/>
          <w:szCs w:val="27"/>
        </w:rPr>
        <w:t xml:space="preserve"> .</w:t>
      </w:r>
      <w:proofErr w:type="gramEnd"/>
      <w:r w:rsidR="001828AE">
        <w:rPr>
          <w:rFonts w:ascii="Segoe UI" w:hAnsi="Segoe UI" w:cs="Segoe UI"/>
          <w:color w:val="3A3A3A"/>
          <w:sz w:val="27"/>
          <w:szCs w:val="27"/>
        </w:rPr>
        <w:br/>
      </w:r>
      <w:proofErr w:type="gramStart"/>
      <w:r w:rsidR="001828AE">
        <w:rPr>
          <w:rFonts w:ascii="Latha" w:hAnsi="Latha" w:cs="Latha"/>
          <w:color w:val="3A3A3A"/>
          <w:sz w:val="27"/>
          <w:szCs w:val="27"/>
        </w:rPr>
        <w:t>வடலி</w:t>
      </w:r>
      <w:r w:rsidR="001828AE">
        <w:rPr>
          <w:rFonts w:ascii="Segoe UI" w:hAnsi="Segoe UI" w:cs="Segoe UI"/>
          <w:color w:val="3A3A3A"/>
          <w:sz w:val="27"/>
          <w:szCs w:val="27"/>
        </w:rPr>
        <w:t xml:space="preserve"> – </w:t>
      </w:r>
      <w:r w:rsidR="001828AE">
        <w:rPr>
          <w:rFonts w:ascii="Latha" w:hAnsi="Latha" w:cs="Latha"/>
          <w:color w:val="3A3A3A"/>
          <w:sz w:val="27"/>
          <w:szCs w:val="27"/>
        </w:rPr>
        <w:t>காட்டில்</w:t>
      </w:r>
      <w:r w:rsidR="001828AE">
        <w:rPr>
          <w:rFonts w:ascii="Segoe UI" w:hAnsi="Segoe UI" w:cs="Segoe UI"/>
          <w:color w:val="3A3A3A"/>
          <w:sz w:val="27"/>
          <w:szCs w:val="27"/>
        </w:rPr>
        <w:t xml:space="preserve"> </w:t>
      </w:r>
      <w:r w:rsidR="001828AE">
        <w:rPr>
          <w:rFonts w:ascii="Latha" w:hAnsi="Latha" w:cs="Latha"/>
          <w:color w:val="3A3A3A"/>
          <w:sz w:val="27"/>
          <w:szCs w:val="27"/>
        </w:rPr>
        <w:t>பனை</w:t>
      </w:r>
      <w:r w:rsidR="001828AE">
        <w:rPr>
          <w:rFonts w:ascii="Segoe UI" w:hAnsi="Segoe UI" w:cs="Segoe UI"/>
          <w:color w:val="3A3A3A"/>
          <w:sz w:val="27"/>
          <w:szCs w:val="27"/>
        </w:rPr>
        <w:t xml:space="preserve"> </w:t>
      </w:r>
      <w:r w:rsidR="001828AE">
        <w:rPr>
          <w:rFonts w:ascii="Latha" w:hAnsi="Latha" w:cs="Latha"/>
          <w:color w:val="3A3A3A"/>
          <w:sz w:val="27"/>
          <w:szCs w:val="27"/>
        </w:rPr>
        <w:t>வடலியைப்</w:t>
      </w:r>
      <w:r w:rsidR="001828AE">
        <w:rPr>
          <w:rFonts w:ascii="Segoe UI" w:hAnsi="Segoe UI" w:cs="Segoe UI"/>
          <w:color w:val="3A3A3A"/>
          <w:sz w:val="27"/>
          <w:szCs w:val="27"/>
        </w:rPr>
        <w:t xml:space="preserve"> </w:t>
      </w:r>
      <w:r w:rsidR="001828AE">
        <w:rPr>
          <w:rFonts w:ascii="Latha" w:hAnsi="Latha" w:cs="Latha"/>
          <w:color w:val="3A3A3A"/>
          <w:sz w:val="27"/>
          <w:szCs w:val="27"/>
        </w:rPr>
        <w:t>பார்த்தேன்</w:t>
      </w:r>
      <w:r w:rsidR="001828AE">
        <w:rPr>
          <w:rFonts w:ascii="Segoe UI" w:hAnsi="Segoe UI" w:cs="Segoe UI"/>
          <w:color w:val="3A3A3A"/>
          <w:sz w:val="27"/>
          <w:szCs w:val="27"/>
        </w:rPr>
        <w:t>.</w:t>
      </w:r>
      <w:proofErr w:type="gramEnd"/>
      <w:r w:rsidR="001828AE">
        <w:rPr>
          <w:rFonts w:ascii="Segoe UI" w:hAnsi="Segoe UI" w:cs="Segoe UI"/>
          <w:color w:val="3A3A3A"/>
          <w:sz w:val="27"/>
          <w:szCs w:val="27"/>
        </w:rPr>
        <w:br/>
      </w:r>
      <w:proofErr w:type="gramStart"/>
      <w:r w:rsidR="001828AE">
        <w:rPr>
          <w:rFonts w:ascii="Latha" w:hAnsi="Latha" w:cs="Latha"/>
          <w:color w:val="3A3A3A"/>
          <w:sz w:val="27"/>
          <w:szCs w:val="27"/>
        </w:rPr>
        <w:t>நாற்று</w:t>
      </w:r>
      <w:r w:rsidR="001828AE">
        <w:rPr>
          <w:rFonts w:ascii="Segoe UI" w:hAnsi="Segoe UI" w:cs="Segoe UI"/>
          <w:color w:val="3A3A3A"/>
          <w:sz w:val="27"/>
          <w:szCs w:val="27"/>
        </w:rPr>
        <w:t xml:space="preserve"> – </w:t>
      </w:r>
      <w:r w:rsidR="001828AE">
        <w:rPr>
          <w:rFonts w:ascii="Latha" w:hAnsi="Latha" w:cs="Latha"/>
          <w:color w:val="3A3A3A"/>
          <w:sz w:val="27"/>
          <w:szCs w:val="27"/>
        </w:rPr>
        <w:t>நெல்</w:t>
      </w:r>
      <w:r w:rsidR="001828AE">
        <w:rPr>
          <w:rFonts w:ascii="Segoe UI" w:hAnsi="Segoe UI" w:cs="Segoe UI"/>
          <w:color w:val="3A3A3A"/>
          <w:sz w:val="27"/>
          <w:szCs w:val="27"/>
        </w:rPr>
        <w:t xml:space="preserve"> </w:t>
      </w:r>
      <w:r w:rsidR="001828AE">
        <w:rPr>
          <w:rFonts w:ascii="Latha" w:hAnsi="Latha" w:cs="Latha"/>
          <w:color w:val="3A3A3A"/>
          <w:sz w:val="27"/>
          <w:szCs w:val="27"/>
        </w:rPr>
        <w:t>நாற்று</w:t>
      </w:r>
      <w:r w:rsidR="001828AE">
        <w:rPr>
          <w:rFonts w:ascii="Segoe UI" w:hAnsi="Segoe UI" w:cs="Segoe UI"/>
          <w:color w:val="3A3A3A"/>
          <w:sz w:val="27"/>
          <w:szCs w:val="27"/>
        </w:rPr>
        <w:t xml:space="preserve"> </w:t>
      </w:r>
      <w:r w:rsidR="001828AE">
        <w:rPr>
          <w:rFonts w:ascii="Latha" w:hAnsi="Latha" w:cs="Latha"/>
          <w:color w:val="3A3A3A"/>
          <w:sz w:val="27"/>
          <w:szCs w:val="27"/>
        </w:rPr>
        <w:t>நட்டேன்</w:t>
      </w:r>
      <w:r w:rsidR="001828AE">
        <w:rPr>
          <w:rFonts w:ascii="Segoe UI" w:hAnsi="Segoe UI" w:cs="Segoe UI"/>
          <w:color w:val="3A3A3A"/>
          <w:sz w:val="27"/>
          <w:szCs w:val="27"/>
        </w:rPr>
        <w:t>.</w:t>
      </w:r>
      <w:proofErr w:type="gramEnd"/>
      <w:r w:rsidR="001828AE">
        <w:rPr>
          <w:rFonts w:ascii="Segoe UI" w:hAnsi="Segoe UI" w:cs="Segoe UI"/>
          <w:color w:val="3A3A3A"/>
          <w:sz w:val="27"/>
          <w:szCs w:val="27"/>
        </w:rPr>
        <w:br/>
      </w:r>
      <w:proofErr w:type="gramStart"/>
      <w:r w:rsidR="001828AE">
        <w:rPr>
          <w:rFonts w:ascii="Latha" w:hAnsi="Latha" w:cs="Latha"/>
          <w:color w:val="3A3A3A"/>
          <w:sz w:val="27"/>
          <w:szCs w:val="27"/>
        </w:rPr>
        <w:lastRenderedPageBreak/>
        <w:t>கன்று</w:t>
      </w:r>
      <w:r w:rsidR="001828AE">
        <w:rPr>
          <w:rFonts w:ascii="Segoe UI" w:hAnsi="Segoe UI" w:cs="Segoe UI"/>
          <w:color w:val="3A3A3A"/>
          <w:sz w:val="27"/>
          <w:szCs w:val="27"/>
        </w:rPr>
        <w:t xml:space="preserve"> – </w:t>
      </w:r>
      <w:r w:rsidR="001828AE">
        <w:rPr>
          <w:rFonts w:ascii="Latha" w:hAnsi="Latha" w:cs="Latha"/>
          <w:color w:val="3A3A3A"/>
          <w:sz w:val="27"/>
          <w:szCs w:val="27"/>
        </w:rPr>
        <w:t>வாழைக்கன்று</w:t>
      </w:r>
      <w:r w:rsidR="001828AE">
        <w:rPr>
          <w:rFonts w:ascii="Segoe UI" w:hAnsi="Segoe UI" w:cs="Segoe UI"/>
          <w:color w:val="3A3A3A"/>
          <w:sz w:val="27"/>
          <w:szCs w:val="27"/>
        </w:rPr>
        <w:t xml:space="preserve"> </w:t>
      </w:r>
      <w:r w:rsidR="001828AE">
        <w:rPr>
          <w:rFonts w:ascii="Latha" w:hAnsi="Latha" w:cs="Latha"/>
          <w:color w:val="3A3A3A"/>
          <w:sz w:val="27"/>
          <w:szCs w:val="27"/>
        </w:rPr>
        <w:t>நட்டேன்</w:t>
      </w:r>
      <w:r w:rsidR="001828AE">
        <w:rPr>
          <w:rFonts w:ascii="Segoe UI" w:hAnsi="Segoe UI" w:cs="Segoe UI"/>
          <w:color w:val="3A3A3A"/>
          <w:sz w:val="27"/>
          <w:szCs w:val="27"/>
        </w:rPr>
        <w:t>.</w:t>
      </w:r>
      <w:proofErr w:type="gramEnd"/>
      <w:r w:rsidR="001828AE">
        <w:rPr>
          <w:rFonts w:ascii="Segoe UI" w:hAnsi="Segoe UI" w:cs="Segoe UI"/>
          <w:color w:val="3A3A3A"/>
          <w:sz w:val="27"/>
          <w:szCs w:val="27"/>
        </w:rPr>
        <w:br/>
      </w:r>
      <w:proofErr w:type="gramStart"/>
      <w:r w:rsidR="001828AE">
        <w:rPr>
          <w:rFonts w:ascii="Latha" w:hAnsi="Latha" w:cs="Latha"/>
          <w:color w:val="3A3A3A"/>
          <w:sz w:val="27"/>
          <w:szCs w:val="27"/>
        </w:rPr>
        <w:t>பைங்கூழ்</w:t>
      </w:r>
      <w:r w:rsidR="001828AE">
        <w:rPr>
          <w:rFonts w:ascii="Segoe UI" w:hAnsi="Segoe UI" w:cs="Segoe UI"/>
          <w:color w:val="3A3A3A"/>
          <w:sz w:val="27"/>
          <w:szCs w:val="27"/>
        </w:rPr>
        <w:t xml:space="preserve"> – </w:t>
      </w:r>
      <w:r w:rsidR="001828AE">
        <w:rPr>
          <w:rFonts w:ascii="Latha" w:hAnsi="Latha" w:cs="Latha"/>
          <w:color w:val="3A3A3A"/>
          <w:sz w:val="27"/>
          <w:szCs w:val="27"/>
        </w:rPr>
        <w:t>சோளப்</w:t>
      </w:r>
      <w:r w:rsidR="001828AE">
        <w:rPr>
          <w:rFonts w:ascii="Segoe UI" w:hAnsi="Segoe UI" w:cs="Segoe UI"/>
          <w:color w:val="3A3A3A"/>
          <w:sz w:val="27"/>
          <w:szCs w:val="27"/>
        </w:rPr>
        <w:t xml:space="preserve"> </w:t>
      </w:r>
      <w:r w:rsidR="001828AE">
        <w:rPr>
          <w:rFonts w:ascii="Latha" w:hAnsi="Latha" w:cs="Latha"/>
          <w:color w:val="3A3A3A"/>
          <w:sz w:val="27"/>
          <w:szCs w:val="27"/>
        </w:rPr>
        <w:t>பைங்கூழ்</w:t>
      </w:r>
      <w:r w:rsidR="001828AE">
        <w:rPr>
          <w:rFonts w:ascii="Segoe UI" w:hAnsi="Segoe UI" w:cs="Segoe UI"/>
          <w:color w:val="3A3A3A"/>
          <w:sz w:val="27"/>
          <w:szCs w:val="27"/>
        </w:rPr>
        <w:t xml:space="preserve"> </w:t>
      </w:r>
      <w:r w:rsidR="001828AE">
        <w:rPr>
          <w:rFonts w:ascii="Latha" w:hAnsi="Latha" w:cs="Latha"/>
          <w:color w:val="3A3A3A"/>
          <w:sz w:val="27"/>
          <w:szCs w:val="27"/>
        </w:rPr>
        <w:t>பசுமையாக</w:t>
      </w:r>
      <w:r w:rsidR="001828AE">
        <w:rPr>
          <w:rFonts w:ascii="Segoe UI" w:hAnsi="Segoe UI" w:cs="Segoe UI"/>
          <w:color w:val="3A3A3A"/>
          <w:sz w:val="27"/>
          <w:szCs w:val="27"/>
        </w:rPr>
        <w:t xml:space="preserve"> </w:t>
      </w:r>
      <w:r w:rsidR="001828AE">
        <w:rPr>
          <w:rFonts w:ascii="Latha" w:hAnsi="Latha" w:cs="Latha"/>
          <w:color w:val="3A3A3A"/>
          <w:sz w:val="27"/>
          <w:szCs w:val="27"/>
        </w:rPr>
        <w:t>உள்ளது</w:t>
      </w:r>
      <w:r w:rsidR="001828AE">
        <w:rPr>
          <w:rFonts w:ascii="Segoe UI" w:hAnsi="Segoe UI" w:cs="Segoe UI"/>
          <w:color w:val="3A3A3A"/>
          <w:sz w:val="27"/>
          <w:szCs w:val="27"/>
        </w:rPr>
        <w:t>.</w:t>
      </w:r>
      <w:proofErr w:type="gramEnd"/>
    </w:p>
    <w:p w:rsidR="00AD67A9" w:rsidRDefault="00AD67A9" w:rsidP="00AD67A9">
      <w:pPr>
        <w:rPr>
          <w:rFonts w:ascii="Bamini" w:hAnsi="Bamini"/>
          <w:sz w:val="24"/>
          <w:szCs w:val="24"/>
          <w:lang w:val="en-IN"/>
        </w:rPr>
      </w:pPr>
    </w:p>
    <w:p w:rsidR="00AD67A9" w:rsidRPr="00AB1AAF" w:rsidRDefault="00AD67A9" w:rsidP="00AD67A9">
      <w:pPr>
        <w:jc w:val="center"/>
        <w:rPr>
          <w:rFonts w:ascii="Bamini" w:hAnsi="Bamini"/>
          <w:b/>
          <w:sz w:val="24"/>
          <w:szCs w:val="24"/>
          <w:lang w:val="en-IN"/>
        </w:rPr>
      </w:pPr>
      <w:proofErr w:type="gramStart"/>
      <w:r w:rsidRPr="00AB1AAF">
        <w:rPr>
          <w:rFonts w:ascii="Bamini" w:hAnsi="Bamini"/>
          <w:b/>
          <w:sz w:val="24"/>
          <w:szCs w:val="24"/>
          <w:lang w:val="en-IN"/>
        </w:rPr>
        <w:t>gphpT</w:t>
      </w:r>
      <w:proofErr w:type="gramEnd"/>
      <w:r w:rsidRPr="00AB1AAF">
        <w:rPr>
          <w:rFonts w:ascii="Bamini" w:hAnsi="Bamini"/>
          <w:b/>
          <w:sz w:val="24"/>
          <w:szCs w:val="24"/>
          <w:lang w:val="en-IN"/>
        </w:rPr>
        <w:t xml:space="preserve"> - 3</w:t>
      </w:r>
    </w:p>
    <w:p w:rsidR="00AD67A9" w:rsidRPr="004112CF" w:rsidRDefault="00AD67A9" w:rsidP="00AD67A9">
      <w:pPr>
        <w:rPr>
          <w:rFonts w:ascii="Bamini" w:hAnsi="Bamini"/>
          <w:b/>
          <w:sz w:val="24"/>
          <w:szCs w:val="24"/>
          <w:lang w:val="en-IN"/>
        </w:rPr>
      </w:pPr>
      <w:proofErr w:type="gramStart"/>
      <w:r w:rsidRPr="004112CF">
        <w:rPr>
          <w:rFonts w:ascii="Bamini" w:hAnsi="Bamini"/>
          <w:b/>
          <w:sz w:val="24"/>
          <w:szCs w:val="24"/>
          <w:lang w:val="en-IN"/>
        </w:rPr>
        <w:t>vitNaDk</w:t>
      </w:r>
      <w:proofErr w:type="gramEnd"/>
      <w:r w:rsidRPr="004112CF">
        <w:rPr>
          <w:rFonts w:ascii="Bamini" w:hAnsi="Bamini"/>
          <w:b/>
          <w:sz w:val="24"/>
          <w:szCs w:val="24"/>
          <w:lang w:val="en-IN"/>
        </w:rPr>
        <w:t>; 2 tpdhf;fSf;F kl;Lk; tpilaspf;fTk;.</w:t>
      </w:r>
      <w:r w:rsidRPr="004112CF">
        <w:rPr>
          <w:rFonts w:ascii="Bamini" w:hAnsi="Bamini"/>
          <w:b/>
          <w:sz w:val="24"/>
          <w:szCs w:val="24"/>
          <w:lang w:val="en-IN"/>
        </w:rPr>
        <w:tab/>
      </w:r>
      <w:r w:rsidRPr="004112CF">
        <w:rPr>
          <w:rFonts w:ascii="Bamini" w:hAnsi="Bamini"/>
          <w:b/>
          <w:sz w:val="24"/>
          <w:szCs w:val="24"/>
          <w:lang w:val="en-IN"/>
        </w:rPr>
        <w:tab/>
        <w:t xml:space="preserve">2 </w:t>
      </w:r>
      <w:r w:rsidRPr="004112CF">
        <w:rPr>
          <w:b/>
          <w:sz w:val="24"/>
          <w:szCs w:val="24"/>
          <w:lang w:val="en-IN"/>
        </w:rPr>
        <w:t>X 3 =</w:t>
      </w:r>
      <w:r w:rsidRPr="004112CF">
        <w:rPr>
          <w:rFonts w:ascii="Bamini" w:hAnsi="Bamini"/>
          <w:b/>
          <w:sz w:val="24"/>
          <w:szCs w:val="24"/>
          <w:lang w:val="en-IN"/>
        </w:rPr>
        <w:t xml:space="preserve"> 6</w:t>
      </w:r>
      <w:r w:rsidRPr="004112CF">
        <w:rPr>
          <w:rFonts w:ascii="Bamini" w:hAnsi="Bamini"/>
          <w:b/>
          <w:sz w:val="24"/>
          <w:szCs w:val="24"/>
          <w:lang w:val="en-IN"/>
        </w:rPr>
        <w:tab/>
      </w:r>
    </w:p>
    <w:p w:rsidR="00151151" w:rsidRDefault="00AD67A9" w:rsidP="00B77964">
      <w:pPr>
        <w:rPr>
          <w:rFonts w:ascii="Segoe UI" w:hAnsi="Segoe UI" w:cs="Segoe UI"/>
          <w:color w:val="3A3A3A"/>
          <w:sz w:val="27"/>
          <w:szCs w:val="27"/>
        </w:rPr>
      </w:pPr>
      <w:r>
        <w:rPr>
          <w:rFonts w:ascii="Bamini" w:hAnsi="Bamini"/>
          <w:sz w:val="24"/>
          <w:szCs w:val="24"/>
          <w:lang w:val="en-IN"/>
        </w:rPr>
        <w:t xml:space="preserve">35. </w:t>
      </w:r>
      <w:r w:rsidR="00151151">
        <w:rPr>
          <w:rFonts w:ascii="Latha" w:hAnsi="Latha" w:cs="Latha"/>
          <w:color w:val="3A3A3A"/>
          <w:sz w:val="27"/>
          <w:szCs w:val="27"/>
        </w:rPr>
        <w:t>இப்பாடலில்</w:t>
      </w:r>
      <w:r w:rsidR="00151151">
        <w:rPr>
          <w:rFonts w:ascii="Segoe UI" w:hAnsi="Segoe UI" w:cs="Segoe UI"/>
          <w:color w:val="3A3A3A"/>
          <w:sz w:val="27"/>
          <w:szCs w:val="27"/>
        </w:rPr>
        <w:t xml:space="preserve"> </w:t>
      </w:r>
      <w:r w:rsidR="00151151">
        <w:rPr>
          <w:rFonts w:ascii="Latha" w:hAnsi="Latha" w:cs="Latha"/>
          <w:color w:val="3A3A3A"/>
          <w:sz w:val="27"/>
          <w:szCs w:val="27"/>
        </w:rPr>
        <w:t>அமைந்துள்ள</w:t>
      </w:r>
      <w:r w:rsidR="00151151">
        <w:rPr>
          <w:rFonts w:ascii="Segoe UI" w:hAnsi="Segoe UI" w:cs="Segoe UI"/>
          <w:color w:val="3A3A3A"/>
          <w:sz w:val="27"/>
          <w:szCs w:val="27"/>
        </w:rPr>
        <w:t xml:space="preserve"> </w:t>
      </w:r>
      <w:r w:rsidR="00151151">
        <w:rPr>
          <w:rFonts w:ascii="Latha" w:hAnsi="Latha" w:cs="Latha"/>
          <w:color w:val="3A3A3A"/>
          <w:sz w:val="27"/>
          <w:szCs w:val="27"/>
        </w:rPr>
        <w:t>பொருள்கோள்</w:t>
      </w:r>
      <w:r w:rsidR="00151151">
        <w:rPr>
          <w:rFonts w:ascii="Segoe UI" w:hAnsi="Segoe UI" w:cs="Segoe UI"/>
          <w:color w:val="3A3A3A"/>
          <w:sz w:val="27"/>
          <w:szCs w:val="27"/>
        </w:rPr>
        <w:t xml:space="preserve"> </w:t>
      </w:r>
      <w:r w:rsidR="00151151">
        <w:rPr>
          <w:rFonts w:ascii="Latha" w:hAnsi="Latha" w:cs="Latha"/>
          <w:color w:val="3A3A3A"/>
          <w:sz w:val="27"/>
          <w:szCs w:val="27"/>
        </w:rPr>
        <w:t>ஆற்றுநீர்ப்</w:t>
      </w:r>
      <w:r w:rsidR="00151151">
        <w:rPr>
          <w:rFonts w:ascii="Segoe UI" w:hAnsi="Segoe UI" w:cs="Segoe UI"/>
          <w:color w:val="3A3A3A"/>
          <w:sz w:val="27"/>
          <w:szCs w:val="27"/>
        </w:rPr>
        <w:t xml:space="preserve"> </w:t>
      </w:r>
      <w:r w:rsidR="00151151">
        <w:rPr>
          <w:rFonts w:ascii="Latha" w:hAnsi="Latha" w:cs="Latha"/>
          <w:color w:val="3A3A3A"/>
          <w:sz w:val="27"/>
          <w:szCs w:val="27"/>
        </w:rPr>
        <w:t>பொருள்கோள்</w:t>
      </w:r>
      <w:r w:rsidR="00151151">
        <w:rPr>
          <w:rFonts w:ascii="Segoe UI" w:hAnsi="Segoe UI" w:cs="Segoe UI"/>
          <w:color w:val="3A3A3A"/>
          <w:sz w:val="27"/>
          <w:szCs w:val="27"/>
        </w:rPr>
        <w:t>.</w:t>
      </w:r>
    </w:p>
    <w:p w:rsidR="00151151" w:rsidRDefault="00151151" w:rsidP="00151151">
      <w:pPr>
        <w:pStyle w:val="NormalWeb"/>
        <w:shd w:val="clear" w:color="auto" w:fill="FFFFFF"/>
        <w:spacing w:before="0" w:beforeAutospacing="0" w:after="384" w:afterAutospacing="0"/>
        <w:textAlignment w:val="baseline"/>
        <w:rPr>
          <w:rFonts w:ascii="Segoe UI" w:hAnsi="Segoe UI" w:cs="Segoe UI"/>
          <w:color w:val="3A3A3A"/>
          <w:sz w:val="27"/>
          <w:szCs w:val="27"/>
        </w:rPr>
      </w:pPr>
      <w:r>
        <w:rPr>
          <w:rFonts w:ascii="Latha" w:hAnsi="Latha" w:cs="Latha"/>
          <w:color w:val="3A3A3A"/>
          <w:sz w:val="27"/>
          <w:szCs w:val="27"/>
        </w:rPr>
        <w:t>பொருள்கோள்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இலக்கணம்</w:t>
      </w:r>
      <w:r>
        <w:rPr>
          <w:rFonts w:ascii="Segoe UI" w:hAnsi="Segoe UI" w:cs="Segoe UI"/>
          <w:color w:val="3A3A3A"/>
          <w:sz w:val="27"/>
          <w:szCs w:val="27"/>
        </w:rPr>
        <w:t>:</w:t>
      </w:r>
      <w:r>
        <w:rPr>
          <w:rFonts w:ascii="Segoe UI" w:hAnsi="Segoe UI" w:cs="Segoe UI"/>
          <w:color w:val="3A3A3A"/>
          <w:sz w:val="27"/>
          <w:szCs w:val="27"/>
        </w:rPr>
        <w:br/>
      </w:r>
      <w:r>
        <w:rPr>
          <w:rFonts w:ascii="Latha" w:hAnsi="Latha" w:cs="Latha"/>
          <w:color w:val="3A3A3A"/>
          <w:sz w:val="27"/>
          <w:szCs w:val="27"/>
        </w:rPr>
        <w:t>பாடலின்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தொடக்கம்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முதல்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முடிவு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வரை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ஆற்றுநீரின்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போக்கைப்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போல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நேராகவே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பொருள்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கொள்ளுமாறு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அமைதல்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ஆற்றுநீர்ப்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பொருள்கோள்</w:t>
      </w:r>
      <w:r>
        <w:rPr>
          <w:rFonts w:ascii="Segoe UI" w:hAnsi="Segoe UI" w:cs="Segoe UI"/>
          <w:color w:val="3A3A3A"/>
          <w:sz w:val="27"/>
          <w:szCs w:val="27"/>
        </w:rPr>
        <w:t>.</w:t>
      </w:r>
    </w:p>
    <w:p w:rsidR="00151151" w:rsidRDefault="00151151" w:rsidP="00151151">
      <w:pPr>
        <w:pStyle w:val="NormalWeb"/>
        <w:shd w:val="clear" w:color="auto" w:fill="FFFFFF"/>
        <w:spacing w:before="0" w:beforeAutospacing="0" w:after="384" w:afterAutospacing="0"/>
        <w:textAlignment w:val="baseline"/>
        <w:rPr>
          <w:ins w:id="3" w:author="Unknown"/>
          <w:rFonts w:ascii="Segoe UI" w:hAnsi="Segoe UI" w:cs="Segoe UI"/>
          <w:color w:val="3A3A3A"/>
          <w:sz w:val="27"/>
          <w:szCs w:val="27"/>
        </w:rPr>
      </w:pPr>
      <w:ins w:id="4" w:author="Unknown">
        <w:r>
          <w:rPr>
            <w:rFonts w:ascii="Latha" w:hAnsi="Latha" w:cs="Latha"/>
            <w:color w:val="3A3A3A"/>
            <w:sz w:val="27"/>
            <w:szCs w:val="27"/>
          </w:rPr>
          <w:t>பொருள்கோள்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விளக்கம</w:t>
        </w:r>
        <w:proofErr w:type="gramStart"/>
        <w:r>
          <w:rPr>
            <w:rFonts w:ascii="Latha" w:hAnsi="Latha" w:cs="Latha"/>
            <w:color w:val="3A3A3A"/>
            <w:sz w:val="27"/>
            <w:szCs w:val="27"/>
          </w:rPr>
          <w:t>்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:</w:t>
        </w:r>
        <w:proofErr w:type="gramEnd"/>
        <w:r>
          <w:rPr>
            <w:rFonts w:ascii="Segoe UI" w:hAnsi="Segoe UI" w:cs="Segoe UI"/>
            <w:color w:val="3A3A3A"/>
            <w:sz w:val="27"/>
            <w:szCs w:val="27"/>
          </w:rPr>
          <w:br/>
        </w:r>
        <w:r>
          <w:rPr>
            <w:rFonts w:ascii="Latha" w:hAnsi="Latha" w:cs="Latha"/>
            <w:color w:val="3A3A3A"/>
            <w:sz w:val="27"/>
            <w:szCs w:val="27"/>
          </w:rPr>
          <w:t>இப்பாடலில்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முயற்சி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செல்வத்தைத்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தரும்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; </w:t>
        </w:r>
        <w:r>
          <w:rPr>
            <w:rFonts w:ascii="Latha" w:hAnsi="Latha" w:cs="Latha"/>
            <w:color w:val="3A3A3A"/>
            <w:sz w:val="27"/>
            <w:szCs w:val="27"/>
          </w:rPr>
          <w:t>முயற்சி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செய்யாமை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வறுமையைத்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தரும்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என்று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பாடலின்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தொடக்கம்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முதல்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முடிவு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வரை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நேராகப்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பொருள்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கொள்ளும்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முறையில்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அமைந்திருப்பதால்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இது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ஆற்று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நீர்ப்பொருள்கோள்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ஆயிற்று</w:t>
        </w:r>
      </w:ins>
    </w:p>
    <w:p w:rsidR="00357976" w:rsidRPr="00357976" w:rsidRDefault="00151151" w:rsidP="00B77964">
      <w:pPr>
        <w:rPr>
          <w:rFonts w:ascii="Segoe UI" w:eastAsia="Times New Roman" w:hAnsi="Segoe UI" w:cs="Segoe UI"/>
          <w:color w:val="3A3A3A"/>
          <w:sz w:val="27"/>
          <w:szCs w:val="27"/>
        </w:rPr>
      </w:pPr>
      <w:r>
        <w:rPr>
          <w:rFonts w:ascii="Bamini" w:hAnsi="Bamini"/>
          <w:sz w:val="24"/>
          <w:szCs w:val="24"/>
          <w:lang w:val="en-IN"/>
        </w:rPr>
        <w:t xml:space="preserve"> </w:t>
      </w:r>
      <w:r w:rsidR="00AD67A9">
        <w:rPr>
          <w:rFonts w:ascii="Bamini" w:hAnsi="Bamini"/>
          <w:sz w:val="24"/>
          <w:szCs w:val="24"/>
          <w:lang w:val="en-IN"/>
        </w:rPr>
        <w:t>36.</w:t>
      </w:r>
      <w:r w:rsidR="00357976" w:rsidRPr="00357976">
        <w:rPr>
          <w:rFonts w:ascii="Latha" w:eastAsia="Times New Roman" w:hAnsi="Latha" w:cs="Latha"/>
          <w:color w:val="3A3A3A"/>
          <w:sz w:val="27"/>
          <w:szCs w:val="27"/>
        </w:rPr>
        <w:t>மல்லிகைப்பூ</w:t>
      </w:r>
    </w:p>
    <w:p w:rsidR="00357976" w:rsidRPr="00357976" w:rsidRDefault="00357976" w:rsidP="00357976">
      <w:pPr>
        <w:numPr>
          <w:ilvl w:val="0"/>
          <w:numId w:val="9"/>
        </w:num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3A3A3A"/>
          <w:sz w:val="27"/>
          <w:szCs w:val="27"/>
        </w:rPr>
      </w:pPr>
      <w:r w:rsidRPr="00357976">
        <w:rPr>
          <w:rFonts w:ascii="Latha" w:eastAsia="Times New Roman" w:hAnsi="Latha" w:cs="Latha"/>
          <w:color w:val="3A3A3A"/>
          <w:sz w:val="27"/>
          <w:szCs w:val="27"/>
        </w:rPr>
        <w:t>இரு</w:t>
      </w:r>
      <w:r w:rsidRPr="00357976">
        <w:rPr>
          <w:rFonts w:ascii="Segoe UI" w:eastAsia="Times New Roman" w:hAnsi="Segoe UI" w:cs="Segoe UI"/>
          <w:color w:val="3A3A3A"/>
          <w:sz w:val="27"/>
          <w:szCs w:val="27"/>
        </w:rPr>
        <w:t xml:space="preserve"> </w:t>
      </w:r>
      <w:r w:rsidRPr="00357976">
        <w:rPr>
          <w:rFonts w:ascii="Latha" w:eastAsia="Times New Roman" w:hAnsi="Latha" w:cs="Latha"/>
          <w:color w:val="3A3A3A"/>
          <w:sz w:val="27"/>
          <w:szCs w:val="27"/>
        </w:rPr>
        <w:t>பெயரொட்டுப்</w:t>
      </w:r>
      <w:r w:rsidRPr="00357976">
        <w:rPr>
          <w:rFonts w:ascii="Segoe UI" w:eastAsia="Times New Roman" w:hAnsi="Segoe UI" w:cs="Segoe UI"/>
          <w:color w:val="3A3A3A"/>
          <w:sz w:val="27"/>
          <w:szCs w:val="27"/>
        </w:rPr>
        <w:t xml:space="preserve"> </w:t>
      </w:r>
      <w:r w:rsidRPr="00357976">
        <w:rPr>
          <w:rFonts w:ascii="Latha" w:eastAsia="Times New Roman" w:hAnsi="Latha" w:cs="Latha"/>
          <w:color w:val="3A3A3A"/>
          <w:sz w:val="27"/>
          <w:szCs w:val="27"/>
        </w:rPr>
        <w:t>பண்புத்தொகை</w:t>
      </w:r>
      <w:r w:rsidRPr="00357976">
        <w:rPr>
          <w:rFonts w:ascii="Segoe UI" w:eastAsia="Times New Roman" w:hAnsi="Segoe UI" w:cs="Segoe UI"/>
          <w:color w:val="3A3A3A"/>
          <w:sz w:val="27"/>
          <w:szCs w:val="27"/>
        </w:rPr>
        <w:t>.</w:t>
      </w:r>
    </w:p>
    <w:p w:rsidR="00357976" w:rsidRPr="00357976" w:rsidRDefault="00357976" w:rsidP="00357976">
      <w:pPr>
        <w:numPr>
          <w:ilvl w:val="0"/>
          <w:numId w:val="9"/>
        </w:num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3A3A3A"/>
          <w:sz w:val="27"/>
          <w:szCs w:val="27"/>
        </w:rPr>
      </w:pPr>
      <w:r w:rsidRPr="00357976">
        <w:rPr>
          <w:rFonts w:ascii="Latha" w:eastAsia="Times New Roman" w:hAnsi="Latha" w:cs="Latha"/>
          <w:color w:val="3A3A3A"/>
          <w:sz w:val="27"/>
          <w:szCs w:val="27"/>
        </w:rPr>
        <w:t>மல்லிகை</w:t>
      </w:r>
      <w:r w:rsidRPr="00357976">
        <w:rPr>
          <w:rFonts w:ascii="Segoe UI" w:eastAsia="Times New Roman" w:hAnsi="Segoe UI" w:cs="Segoe UI"/>
          <w:color w:val="3A3A3A"/>
          <w:sz w:val="27"/>
          <w:szCs w:val="27"/>
        </w:rPr>
        <w:t xml:space="preserve"> </w:t>
      </w:r>
      <w:r w:rsidRPr="00357976">
        <w:rPr>
          <w:rFonts w:ascii="Latha" w:eastAsia="Times New Roman" w:hAnsi="Latha" w:cs="Latha"/>
          <w:color w:val="3A3A3A"/>
          <w:sz w:val="27"/>
          <w:szCs w:val="27"/>
        </w:rPr>
        <w:t>என்னும்</w:t>
      </w:r>
      <w:r w:rsidRPr="00357976">
        <w:rPr>
          <w:rFonts w:ascii="Segoe UI" w:eastAsia="Times New Roman" w:hAnsi="Segoe UI" w:cs="Segoe UI"/>
          <w:color w:val="3A3A3A"/>
          <w:sz w:val="27"/>
          <w:szCs w:val="27"/>
        </w:rPr>
        <w:t xml:space="preserve"> </w:t>
      </w:r>
      <w:r w:rsidRPr="00357976">
        <w:rPr>
          <w:rFonts w:ascii="Latha" w:eastAsia="Times New Roman" w:hAnsi="Latha" w:cs="Latha"/>
          <w:color w:val="3A3A3A"/>
          <w:sz w:val="27"/>
          <w:szCs w:val="27"/>
        </w:rPr>
        <w:t>பூ</w:t>
      </w:r>
      <w:r w:rsidRPr="00357976">
        <w:rPr>
          <w:rFonts w:ascii="Segoe UI" w:eastAsia="Times New Roman" w:hAnsi="Segoe UI" w:cs="Segoe UI"/>
          <w:color w:val="3A3A3A"/>
          <w:sz w:val="27"/>
          <w:szCs w:val="27"/>
        </w:rPr>
        <w:t xml:space="preserve"> (</w:t>
      </w:r>
      <w:r w:rsidRPr="00357976">
        <w:rPr>
          <w:rFonts w:ascii="Latha" w:eastAsia="Times New Roman" w:hAnsi="Latha" w:cs="Latha"/>
          <w:color w:val="3A3A3A"/>
          <w:sz w:val="27"/>
          <w:szCs w:val="27"/>
        </w:rPr>
        <w:t>மல்லிகை</w:t>
      </w:r>
      <w:r w:rsidRPr="00357976">
        <w:rPr>
          <w:rFonts w:ascii="Segoe UI" w:eastAsia="Times New Roman" w:hAnsi="Segoe UI" w:cs="Segoe UI"/>
          <w:color w:val="3A3A3A"/>
          <w:sz w:val="27"/>
          <w:szCs w:val="27"/>
        </w:rPr>
        <w:t xml:space="preserve"> – </w:t>
      </w:r>
      <w:r w:rsidRPr="00357976">
        <w:rPr>
          <w:rFonts w:ascii="Latha" w:eastAsia="Times New Roman" w:hAnsi="Latha" w:cs="Latha"/>
          <w:color w:val="3A3A3A"/>
          <w:sz w:val="27"/>
          <w:szCs w:val="27"/>
        </w:rPr>
        <w:t>சிறப்புப்</w:t>
      </w:r>
      <w:r w:rsidRPr="00357976">
        <w:rPr>
          <w:rFonts w:ascii="Segoe UI" w:eastAsia="Times New Roman" w:hAnsi="Segoe UI" w:cs="Segoe UI"/>
          <w:color w:val="3A3A3A"/>
          <w:sz w:val="27"/>
          <w:szCs w:val="27"/>
        </w:rPr>
        <w:t xml:space="preserve"> </w:t>
      </w:r>
      <w:r w:rsidRPr="00357976">
        <w:rPr>
          <w:rFonts w:ascii="Latha" w:eastAsia="Times New Roman" w:hAnsi="Latha" w:cs="Latha"/>
          <w:color w:val="3A3A3A"/>
          <w:sz w:val="27"/>
          <w:szCs w:val="27"/>
        </w:rPr>
        <w:t>பெயர்</w:t>
      </w:r>
      <w:r w:rsidRPr="00357976">
        <w:rPr>
          <w:rFonts w:ascii="Segoe UI" w:eastAsia="Times New Roman" w:hAnsi="Segoe UI" w:cs="Segoe UI"/>
          <w:color w:val="3A3A3A"/>
          <w:sz w:val="27"/>
          <w:szCs w:val="27"/>
        </w:rPr>
        <w:t xml:space="preserve">, </w:t>
      </w:r>
      <w:r w:rsidRPr="00357976">
        <w:rPr>
          <w:rFonts w:ascii="Latha" w:eastAsia="Times New Roman" w:hAnsi="Latha" w:cs="Latha"/>
          <w:color w:val="3A3A3A"/>
          <w:sz w:val="27"/>
          <w:szCs w:val="27"/>
        </w:rPr>
        <w:t>பூ</w:t>
      </w:r>
      <w:r w:rsidRPr="00357976">
        <w:rPr>
          <w:rFonts w:ascii="Segoe UI" w:eastAsia="Times New Roman" w:hAnsi="Segoe UI" w:cs="Segoe UI"/>
          <w:color w:val="3A3A3A"/>
          <w:sz w:val="27"/>
          <w:szCs w:val="27"/>
        </w:rPr>
        <w:t xml:space="preserve"> – </w:t>
      </w:r>
      <w:r w:rsidRPr="00357976">
        <w:rPr>
          <w:rFonts w:ascii="Latha" w:eastAsia="Times New Roman" w:hAnsi="Latha" w:cs="Latha"/>
          <w:color w:val="3A3A3A"/>
          <w:sz w:val="27"/>
          <w:szCs w:val="27"/>
        </w:rPr>
        <w:t>பொதுப்</w:t>
      </w:r>
      <w:r w:rsidRPr="00357976">
        <w:rPr>
          <w:rFonts w:ascii="Segoe UI" w:eastAsia="Times New Roman" w:hAnsi="Segoe UI" w:cs="Segoe UI"/>
          <w:color w:val="3A3A3A"/>
          <w:sz w:val="27"/>
          <w:szCs w:val="27"/>
        </w:rPr>
        <w:t xml:space="preserve"> </w:t>
      </w:r>
      <w:r w:rsidRPr="00357976">
        <w:rPr>
          <w:rFonts w:ascii="Latha" w:eastAsia="Times New Roman" w:hAnsi="Latha" w:cs="Latha"/>
          <w:color w:val="3A3A3A"/>
          <w:sz w:val="27"/>
          <w:szCs w:val="27"/>
        </w:rPr>
        <w:t>பெயர்</w:t>
      </w:r>
      <w:r w:rsidRPr="00357976">
        <w:rPr>
          <w:rFonts w:ascii="Segoe UI" w:eastAsia="Times New Roman" w:hAnsi="Segoe UI" w:cs="Segoe UI"/>
          <w:color w:val="3A3A3A"/>
          <w:sz w:val="27"/>
          <w:szCs w:val="27"/>
        </w:rPr>
        <w:t>)</w:t>
      </w:r>
    </w:p>
    <w:p w:rsidR="00357976" w:rsidRPr="00357976" w:rsidRDefault="00357976" w:rsidP="00357976">
      <w:pPr>
        <w:shd w:val="clear" w:color="auto" w:fill="FFFFFF"/>
        <w:spacing w:after="384" w:line="240" w:lineRule="auto"/>
        <w:textAlignment w:val="baseline"/>
        <w:rPr>
          <w:rFonts w:ascii="Segoe UI" w:eastAsia="Times New Roman" w:hAnsi="Segoe UI" w:cs="Segoe UI"/>
          <w:color w:val="3A3A3A"/>
          <w:sz w:val="27"/>
          <w:szCs w:val="27"/>
        </w:rPr>
      </w:pPr>
      <w:r w:rsidRPr="00357976">
        <w:rPr>
          <w:rFonts w:ascii="Latha" w:eastAsia="Times New Roman" w:hAnsi="Latha" w:cs="Latha"/>
          <w:color w:val="3A3A3A"/>
          <w:sz w:val="27"/>
          <w:szCs w:val="27"/>
        </w:rPr>
        <w:t>பூங்கொடி</w:t>
      </w:r>
    </w:p>
    <w:p w:rsidR="00357976" w:rsidRPr="00357976" w:rsidRDefault="00357976" w:rsidP="00357976">
      <w:pPr>
        <w:numPr>
          <w:ilvl w:val="0"/>
          <w:numId w:val="10"/>
        </w:num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3A3A3A"/>
          <w:sz w:val="27"/>
          <w:szCs w:val="27"/>
        </w:rPr>
      </w:pPr>
      <w:r w:rsidRPr="00357976">
        <w:rPr>
          <w:rFonts w:ascii="Latha" w:eastAsia="Times New Roman" w:hAnsi="Latha" w:cs="Latha"/>
          <w:color w:val="3A3A3A"/>
          <w:sz w:val="27"/>
          <w:szCs w:val="27"/>
        </w:rPr>
        <w:t>உவமைத்</w:t>
      </w:r>
      <w:r w:rsidRPr="00357976">
        <w:rPr>
          <w:rFonts w:ascii="Segoe UI" w:eastAsia="Times New Roman" w:hAnsi="Segoe UI" w:cs="Segoe UI"/>
          <w:color w:val="3A3A3A"/>
          <w:sz w:val="27"/>
          <w:szCs w:val="27"/>
        </w:rPr>
        <w:t xml:space="preserve"> </w:t>
      </w:r>
      <w:r w:rsidRPr="00357976">
        <w:rPr>
          <w:rFonts w:ascii="Latha" w:eastAsia="Times New Roman" w:hAnsi="Latha" w:cs="Latha"/>
          <w:color w:val="3A3A3A"/>
          <w:sz w:val="27"/>
          <w:szCs w:val="27"/>
        </w:rPr>
        <w:t>தொகை</w:t>
      </w:r>
    </w:p>
    <w:p w:rsidR="00357976" w:rsidRPr="00357976" w:rsidRDefault="00357976" w:rsidP="00357976">
      <w:pPr>
        <w:numPr>
          <w:ilvl w:val="0"/>
          <w:numId w:val="10"/>
        </w:num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3A3A3A"/>
          <w:sz w:val="27"/>
          <w:szCs w:val="27"/>
        </w:rPr>
      </w:pPr>
      <w:r w:rsidRPr="00357976">
        <w:rPr>
          <w:rFonts w:ascii="Latha" w:eastAsia="Times New Roman" w:hAnsi="Latha" w:cs="Latha"/>
          <w:color w:val="3A3A3A"/>
          <w:sz w:val="27"/>
          <w:szCs w:val="27"/>
        </w:rPr>
        <w:t>பூ</w:t>
      </w:r>
      <w:r w:rsidRPr="00357976">
        <w:rPr>
          <w:rFonts w:ascii="Segoe UI" w:eastAsia="Times New Roman" w:hAnsi="Segoe UI" w:cs="Segoe UI"/>
          <w:color w:val="3A3A3A"/>
          <w:sz w:val="27"/>
          <w:szCs w:val="27"/>
        </w:rPr>
        <w:t xml:space="preserve"> </w:t>
      </w:r>
      <w:r w:rsidRPr="00357976">
        <w:rPr>
          <w:rFonts w:ascii="Latha" w:eastAsia="Times New Roman" w:hAnsi="Latha" w:cs="Latha"/>
          <w:color w:val="3A3A3A"/>
          <w:sz w:val="27"/>
          <w:szCs w:val="27"/>
        </w:rPr>
        <w:t>போன்ற</w:t>
      </w:r>
      <w:r w:rsidRPr="00357976">
        <w:rPr>
          <w:rFonts w:ascii="Segoe UI" w:eastAsia="Times New Roman" w:hAnsi="Segoe UI" w:cs="Segoe UI"/>
          <w:color w:val="3A3A3A"/>
          <w:sz w:val="27"/>
          <w:szCs w:val="27"/>
        </w:rPr>
        <w:t xml:space="preserve"> </w:t>
      </w:r>
      <w:r w:rsidRPr="00357976">
        <w:rPr>
          <w:rFonts w:ascii="Latha" w:eastAsia="Times New Roman" w:hAnsi="Latha" w:cs="Latha"/>
          <w:color w:val="3A3A3A"/>
          <w:sz w:val="27"/>
          <w:szCs w:val="27"/>
        </w:rPr>
        <w:t>கொடி</w:t>
      </w:r>
    </w:p>
    <w:p w:rsidR="00357976" w:rsidRPr="00357976" w:rsidRDefault="00357976" w:rsidP="00357976">
      <w:pPr>
        <w:shd w:val="clear" w:color="auto" w:fill="FFFFFF"/>
        <w:spacing w:after="384" w:line="240" w:lineRule="auto"/>
        <w:textAlignment w:val="baseline"/>
        <w:rPr>
          <w:rFonts w:ascii="Segoe UI" w:eastAsia="Times New Roman" w:hAnsi="Segoe UI" w:cs="Segoe UI"/>
          <w:color w:val="3A3A3A"/>
          <w:sz w:val="27"/>
          <w:szCs w:val="27"/>
        </w:rPr>
      </w:pPr>
      <w:r w:rsidRPr="00357976">
        <w:rPr>
          <w:rFonts w:ascii="Latha" w:eastAsia="Times New Roman" w:hAnsi="Latha" w:cs="Latha"/>
          <w:color w:val="3A3A3A"/>
          <w:sz w:val="27"/>
          <w:szCs w:val="27"/>
        </w:rPr>
        <w:lastRenderedPageBreak/>
        <w:t>தண்ணீர்த்</w:t>
      </w:r>
      <w:r w:rsidRPr="00357976">
        <w:rPr>
          <w:rFonts w:ascii="Segoe UI" w:eastAsia="Times New Roman" w:hAnsi="Segoe UI" w:cs="Segoe UI"/>
          <w:color w:val="3A3A3A"/>
          <w:sz w:val="27"/>
          <w:szCs w:val="27"/>
        </w:rPr>
        <w:t xml:space="preserve"> </w:t>
      </w:r>
      <w:r w:rsidRPr="00357976">
        <w:rPr>
          <w:rFonts w:ascii="Latha" w:eastAsia="Times New Roman" w:hAnsi="Latha" w:cs="Latha"/>
          <w:color w:val="3A3A3A"/>
          <w:sz w:val="27"/>
          <w:szCs w:val="27"/>
        </w:rPr>
        <w:t>தொட்டியில்</w:t>
      </w:r>
    </w:p>
    <w:p w:rsidR="00357976" w:rsidRPr="00357976" w:rsidRDefault="00357976" w:rsidP="00357976">
      <w:pPr>
        <w:numPr>
          <w:ilvl w:val="0"/>
          <w:numId w:val="11"/>
        </w:num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3A3A3A"/>
          <w:sz w:val="27"/>
          <w:szCs w:val="27"/>
        </w:rPr>
      </w:pPr>
      <w:r w:rsidRPr="00357976">
        <w:rPr>
          <w:rFonts w:ascii="Latha" w:eastAsia="Times New Roman" w:hAnsi="Latha" w:cs="Latha"/>
          <w:color w:val="3A3A3A"/>
          <w:sz w:val="27"/>
          <w:szCs w:val="27"/>
        </w:rPr>
        <w:t>இரண்டாம்</w:t>
      </w:r>
      <w:r w:rsidRPr="00357976">
        <w:rPr>
          <w:rFonts w:ascii="Segoe UI" w:eastAsia="Times New Roman" w:hAnsi="Segoe UI" w:cs="Segoe UI"/>
          <w:color w:val="3A3A3A"/>
          <w:sz w:val="27"/>
          <w:szCs w:val="27"/>
        </w:rPr>
        <w:t xml:space="preserve"> </w:t>
      </w:r>
      <w:r w:rsidRPr="00357976">
        <w:rPr>
          <w:rFonts w:ascii="Latha" w:eastAsia="Times New Roman" w:hAnsi="Latha" w:cs="Latha"/>
          <w:color w:val="3A3A3A"/>
          <w:sz w:val="27"/>
          <w:szCs w:val="27"/>
        </w:rPr>
        <w:t>வேற்றுமை</w:t>
      </w:r>
      <w:r w:rsidRPr="00357976">
        <w:rPr>
          <w:rFonts w:ascii="Segoe UI" w:eastAsia="Times New Roman" w:hAnsi="Segoe UI" w:cs="Segoe UI"/>
          <w:color w:val="3A3A3A"/>
          <w:sz w:val="27"/>
          <w:szCs w:val="27"/>
        </w:rPr>
        <w:t xml:space="preserve"> </w:t>
      </w:r>
      <w:r w:rsidRPr="00357976">
        <w:rPr>
          <w:rFonts w:ascii="Latha" w:eastAsia="Times New Roman" w:hAnsi="Latha" w:cs="Latha"/>
          <w:color w:val="3A3A3A"/>
          <w:sz w:val="27"/>
          <w:szCs w:val="27"/>
        </w:rPr>
        <w:t>உருபும்</w:t>
      </w:r>
      <w:r w:rsidRPr="00357976">
        <w:rPr>
          <w:rFonts w:ascii="Segoe UI" w:eastAsia="Times New Roman" w:hAnsi="Segoe UI" w:cs="Segoe UI"/>
          <w:color w:val="3A3A3A"/>
          <w:sz w:val="27"/>
          <w:szCs w:val="27"/>
        </w:rPr>
        <w:t xml:space="preserve"> </w:t>
      </w:r>
      <w:r w:rsidRPr="00357976">
        <w:rPr>
          <w:rFonts w:ascii="Latha" w:eastAsia="Times New Roman" w:hAnsi="Latha" w:cs="Latha"/>
          <w:color w:val="3A3A3A"/>
          <w:sz w:val="27"/>
          <w:szCs w:val="27"/>
        </w:rPr>
        <w:t>பயனும்</w:t>
      </w:r>
      <w:r w:rsidRPr="00357976">
        <w:rPr>
          <w:rFonts w:ascii="Segoe UI" w:eastAsia="Times New Roman" w:hAnsi="Segoe UI" w:cs="Segoe UI"/>
          <w:color w:val="3A3A3A"/>
          <w:sz w:val="27"/>
          <w:szCs w:val="27"/>
        </w:rPr>
        <w:t xml:space="preserve"> </w:t>
      </w:r>
      <w:r w:rsidRPr="00357976">
        <w:rPr>
          <w:rFonts w:ascii="Latha" w:eastAsia="Times New Roman" w:hAnsi="Latha" w:cs="Latha"/>
          <w:color w:val="3A3A3A"/>
          <w:sz w:val="27"/>
          <w:szCs w:val="27"/>
        </w:rPr>
        <w:t>உடன்</w:t>
      </w:r>
      <w:r w:rsidRPr="00357976">
        <w:rPr>
          <w:rFonts w:ascii="Segoe UI" w:eastAsia="Times New Roman" w:hAnsi="Segoe UI" w:cs="Segoe UI"/>
          <w:color w:val="3A3A3A"/>
          <w:sz w:val="27"/>
          <w:szCs w:val="27"/>
        </w:rPr>
        <w:t xml:space="preserve"> </w:t>
      </w:r>
      <w:r w:rsidRPr="00357976">
        <w:rPr>
          <w:rFonts w:ascii="Latha" w:eastAsia="Times New Roman" w:hAnsi="Latha" w:cs="Latha"/>
          <w:color w:val="3A3A3A"/>
          <w:sz w:val="27"/>
          <w:szCs w:val="27"/>
        </w:rPr>
        <w:t>தொக்கத்</w:t>
      </w:r>
      <w:r w:rsidRPr="00357976">
        <w:rPr>
          <w:rFonts w:ascii="Segoe UI" w:eastAsia="Times New Roman" w:hAnsi="Segoe UI" w:cs="Segoe UI"/>
          <w:color w:val="3A3A3A"/>
          <w:sz w:val="27"/>
          <w:szCs w:val="27"/>
        </w:rPr>
        <w:t xml:space="preserve"> </w:t>
      </w:r>
      <w:r w:rsidRPr="00357976">
        <w:rPr>
          <w:rFonts w:ascii="Latha" w:eastAsia="Times New Roman" w:hAnsi="Latha" w:cs="Latha"/>
          <w:color w:val="3A3A3A"/>
          <w:sz w:val="27"/>
          <w:szCs w:val="27"/>
        </w:rPr>
        <w:t>தொகை</w:t>
      </w:r>
    </w:p>
    <w:p w:rsidR="00357976" w:rsidRPr="00357976" w:rsidRDefault="00357976" w:rsidP="00357976">
      <w:pPr>
        <w:numPr>
          <w:ilvl w:val="0"/>
          <w:numId w:val="11"/>
        </w:num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3A3A3A"/>
          <w:sz w:val="27"/>
          <w:szCs w:val="27"/>
        </w:rPr>
      </w:pPr>
      <w:r w:rsidRPr="00357976">
        <w:rPr>
          <w:rFonts w:ascii="Latha" w:eastAsia="Times New Roman" w:hAnsi="Latha" w:cs="Latha"/>
          <w:color w:val="3A3A3A"/>
          <w:sz w:val="27"/>
          <w:szCs w:val="27"/>
        </w:rPr>
        <w:t>தண்ணீரை</w:t>
      </w:r>
      <w:r w:rsidRPr="00357976">
        <w:rPr>
          <w:rFonts w:ascii="Segoe UI" w:eastAsia="Times New Roman" w:hAnsi="Segoe UI" w:cs="Segoe UI"/>
          <w:color w:val="3A3A3A"/>
          <w:sz w:val="27"/>
          <w:szCs w:val="27"/>
        </w:rPr>
        <w:t xml:space="preserve"> </w:t>
      </w:r>
      <w:r w:rsidRPr="00357976">
        <w:rPr>
          <w:rFonts w:ascii="Latha" w:eastAsia="Times New Roman" w:hAnsi="Latha" w:cs="Latha"/>
          <w:color w:val="3A3A3A"/>
          <w:sz w:val="27"/>
          <w:szCs w:val="27"/>
        </w:rPr>
        <w:t>ஊற்றும்</w:t>
      </w:r>
      <w:r w:rsidRPr="00357976">
        <w:rPr>
          <w:rFonts w:ascii="Segoe UI" w:eastAsia="Times New Roman" w:hAnsi="Segoe UI" w:cs="Segoe UI"/>
          <w:color w:val="3A3A3A"/>
          <w:sz w:val="27"/>
          <w:szCs w:val="27"/>
        </w:rPr>
        <w:t xml:space="preserve"> </w:t>
      </w:r>
      <w:r w:rsidRPr="00357976">
        <w:rPr>
          <w:rFonts w:ascii="Latha" w:eastAsia="Times New Roman" w:hAnsi="Latha" w:cs="Latha"/>
          <w:color w:val="3A3A3A"/>
          <w:sz w:val="27"/>
          <w:szCs w:val="27"/>
        </w:rPr>
        <w:t>தொட்டி</w:t>
      </w:r>
    </w:p>
    <w:p w:rsidR="00357976" w:rsidRPr="00357976" w:rsidRDefault="00357976" w:rsidP="00357976">
      <w:pPr>
        <w:shd w:val="clear" w:color="auto" w:fill="FFFFFF"/>
        <w:spacing w:after="384" w:line="240" w:lineRule="auto"/>
        <w:textAlignment w:val="baseline"/>
        <w:rPr>
          <w:rFonts w:ascii="Segoe UI" w:eastAsia="Times New Roman" w:hAnsi="Segoe UI" w:cs="Segoe UI"/>
          <w:color w:val="3A3A3A"/>
          <w:sz w:val="27"/>
          <w:szCs w:val="27"/>
        </w:rPr>
      </w:pPr>
      <w:r w:rsidRPr="00357976">
        <w:rPr>
          <w:rFonts w:ascii="Latha" w:eastAsia="Times New Roman" w:hAnsi="Latha" w:cs="Latha"/>
          <w:color w:val="3A3A3A"/>
          <w:sz w:val="27"/>
          <w:szCs w:val="27"/>
        </w:rPr>
        <w:t>குடிநீர்</w:t>
      </w:r>
      <w:r w:rsidRPr="00357976">
        <w:rPr>
          <w:rFonts w:ascii="Segoe UI" w:eastAsia="Times New Roman" w:hAnsi="Segoe UI" w:cs="Segoe UI"/>
          <w:color w:val="3A3A3A"/>
          <w:sz w:val="27"/>
          <w:szCs w:val="27"/>
        </w:rPr>
        <w:t xml:space="preserve"> </w:t>
      </w:r>
      <w:r w:rsidRPr="00357976">
        <w:rPr>
          <w:rFonts w:ascii="Latha" w:eastAsia="Times New Roman" w:hAnsi="Latha" w:cs="Latha"/>
          <w:color w:val="3A3A3A"/>
          <w:sz w:val="27"/>
          <w:szCs w:val="27"/>
        </w:rPr>
        <w:t>நிரப்பினாள்</w:t>
      </w:r>
    </w:p>
    <w:p w:rsidR="00357976" w:rsidRPr="00357976" w:rsidRDefault="00357976" w:rsidP="00357976">
      <w:pPr>
        <w:numPr>
          <w:ilvl w:val="0"/>
          <w:numId w:val="12"/>
        </w:num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3A3A3A"/>
          <w:sz w:val="27"/>
          <w:szCs w:val="27"/>
        </w:rPr>
      </w:pPr>
      <w:r w:rsidRPr="00357976">
        <w:rPr>
          <w:rFonts w:ascii="Latha" w:eastAsia="Times New Roman" w:hAnsi="Latha" w:cs="Latha"/>
          <w:color w:val="3A3A3A"/>
          <w:sz w:val="27"/>
          <w:szCs w:val="27"/>
        </w:rPr>
        <w:t>இரண்டாம்</w:t>
      </w:r>
      <w:r w:rsidRPr="00357976">
        <w:rPr>
          <w:rFonts w:ascii="Segoe UI" w:eastAsia="Times New Roman" w:hAnsi="Segoe UI" w:cs="Segoe UI"/>
          <w:color w:val="3A3A3A"/>
          <w:sz w:val="27"/>
          <w:szCs w:val="27"/>
        </w:rPr>
        <w:t xml:space="preserve"> </w:t>
      </w:r>
      <w:r w:rsidRPr="00357976">
        <w:rPr>
          <w:rFonts w:ascii="Latha" w:eastAsia="Times New Roman" w:hAnsi="Latha" w:cs="Latha"/>
          <w:color w:val="3A3A3A"/>
          <w:sz w:val="27"/>
          <w:szCs w:val="27"/>
        </w:rPr>
        <w:t>வேற்றுமைத்</w:t>
      </w:r>
      <w:r w:rsidRPr="00357976">
        <w:rPr>
          <w:rFonts w:ascii="Segoe UI" w:eastAsia="Times New Roman" w:hAnsi="Segoe UI" w:cs="Segoe UI"/>
          <w:color w:val="3A3A3A"/>
          <w:sz w:val="27"/>
          <w:szCs w:val="27"/>
        </w:rPr>
        <w:t xml:space="preserve"> </w:t>
      </w:r>
      <w:r w:rsidRPr="00357976">
        <w:rPr>
          <w:rFonts w:ascii="Latha" w:eastAsia="Times New Roman" w:hAnsi="Latha" w:cs="Latha"/>
          <w:color w:val="3A3A3A"/>
          <w:sz w:val="27"/>
          <w:szCs w:val="27"/>
        </w:rPr>
        <w:t>தொகை</w:t>
      </w:r>
    </w:p>
    <w:p w:rsidR="00357976" w:rsidRPr="00357976" w:rsidRDefault="00357976" w:rsidP="00357976">
      <w:pPr>
        <w:numPr>
          <w:ilvl w:val="0"/>
          <w:numId w:val="12"/>
        </w:num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3A3A3A"/>
          <w:sz w:val="27"/>
          <w:szCs w:val="27"/>
        </w:rPr>
      </w:pPr>
      <w:r w:rsidRPr="00357976">
        <w:rPr>
          <w:rFonts w:ascii="Latha" w:eastAsia="Times New Roman" w:hAnsi="Latha" w:cs="Latha"/>
          <w:color w:val="3A3A3A"/>
          <w:sz w:val="27"/>
          <w:szCs w:val="27"/>
        </w:rPr>
        <w:t>குடிநீரை</w:t>
      </w:r>
      <w:r w:rsidRPr="00357976">
        <w:rPr>
          <w:rFonts w:ascii="Segoe UI" w:eastAsia="Times New Roman" w:hAnsi="Segoe UI" w:cs="Segoe UI"/>
          <w:color w:val="3A3A3A"/>
          <w:sz w:val="27"/>
          <w:szCs w:val="27"/>
        </w:rPr>
        <w:t xml:space="preserve"> </w:t>
      </w:r>
      <w:r w:rsidRPr="00357976">
        <w:rPr>
          <w:rFonts w:ascii="Latha" w:eastAsia="Times New Roman" w:hAnsi="Latha" w:cs="Latha"/>
          <w:color w:val="3A3A3A"/>
          <w:sz w:val="27"/>
          <w:szCs w:val="27"/>
        </w:rPr>
        <w:t>நிரப்பினாள்</w:t>
      </w:r>
    </w:p>
    <w:p w:rsidR="001B5AAC" w:rsidRDefault="001B5AAC" w:rsidP="00B77964">
      <w:pPr>
        <w:rPr>
          <w:rFonts w:ascii="Segoe UI" w:hAnsi="Segoe UI" w:cs="Segoe UI"/>
          <w:color w:val="3A3A3A"/>
          <w:sz w:val="27"/>
          <w:szCs w:val="27"/>
        </w:rPr>
      </w:pPr>
      <w:r>
        <w:rPr>
          <w:rFonts w:ascii="Bamini" w:hAnsi="Bamini"/>
          <w:sz w:val="24"/>
          <w:szCs w:val="24"/>
          <w:lang w:val="en-IN"/>
        </w:rPr>
        <w:t xml:space="preserve"> </w:t>
      </w:r>
      <w:r w:rsidR="00AD67A9">
        <w:rPr>
          <w:rFonts w:ascii="Bamini" w:hAnsi="Bamini"/>
          <w:sz w:val="24"/>
          <w:szCs w:val="24"/>
          <w:lang w:val="en-IN"/>
        </w:rPr>
        <w:t>37.</w:t>
      </w:r>
      <w:r w:rsidR="00B77964">
        <w:rPr>
          <w:rFonts w:ascii="Bamini" w:hAnsi="Bamini"/>
          <w:sz w:val="24"/>
          <w:szCs w:val="24"/>
          <w:lang w:val="en-IN"/>
        </w:rPr>
        <w:t xml:space="preserve"> </w:t>
      </w:r>
      <w:r>
        <w:rPr>
          <w:rFonts w:ascii="Segoe UI" w:hAnsi="Segoe UI" w:cs="Segoe UI"/>
          <w:color w:val="3A3A3A"/>
          <w:sz w:val="27"/>
          <w:szCs w:val="27"/>
        </w:rPr>
        <w:t>‘</w:t>
      </w:r>
      <w:r>
        <w:rPr>
          <w:rFonts w:ascii="Latha" w:hAnsi="Latha" w:cs="Latha"/>
          <w:color w:val="3A3A3A"/>
          <w:sz w:val="27"/>
          <w:szCs w:val="27"/>
        </w:rPr>
        <w:t>கண்ணே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கண்ணுறங்கு</w:t>
      </w:r>
      <w:r>
        <w:rPr>
          <w:rFonts w:ascii="Segoe UI" w:hAnsi="Segoe UI" w:cs="Segoe UI"/>
          <w:color w:val="3A3A3A"/>
          <w:sz w:val="27"/>
          <w:szCs w:val="27"/>
        </w:rPr>
        <w:t xml:space="preserve"> – </w:t>
      </w:r>
      <w:r>
        <w:rPr>
          <w:rFonts w:ascii="Latha" w:hAnsi="Latha" w:cs="Latha"/>
          <w:color w:val="3A3A3A"/>
          <w:sz w:val="27"/>
          <w:szCs w:val="27"/>
        </w:rPr>
        <w:t>விளித்தொடர்</w:t>
      </w:r>
      <w:r>
        <w:rPr>
          <w:rFonts w:ascii="Segoe UI" w:hAnsi="Segoe UI" w:cs="Segoe UI"/>
          <w:color w:val="3A3A3A"/>
          <w:sz w:val="27"/>
          <w:szCs w:val="27"/>
        </w:rPr>
        <w:br/>
      </w:r>
      <w:r>
        <w:rPr>
          <w:rFonts w:ascii="Latha" w:hAnsi="Latha" w:cs="Latha"/>
          <w:color w:val="3A3A3A"/>
          <w:sz w:val="27"/>
          <w:szCs w:val="27"/>
        </w:rPr>
        <w:t>காலையில்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நீயெழும்பு</w:t>
      </w:r>
      <w:r>
        <w:rPr>
          <w:rFonts w:ascii="Segoe UI" w:hAnsi="Segoe UI" w:cs="Segoe UI"/>
          <w:color w:val="3A3A3A"/>
          <w:sz w:val="27"/>
          <w:szCs w:val="27"/>
        </w:rPr>
        <w:t xml:space="preserve"> – </w:t>
      </w:r>
      <w:r>
        <w:rPr>
          <w:rFonts w:ascii="Latha" w:hAnsi="Latha" w:cs="Latha"/>
          <w:color w:val="3A3A3A"/>
          <w:sz w:val="27"/>
          <w:szCs w:val="27"/>
        </w:rPr>
        <w:t>ஐந்தாம்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வேற்றுமை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தொகாநிலைத்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தொடர்</w:t>
      </w:r>
      <w:r>
        <w:rPr>
          <w:rFonts w:ascii="Segoe UI" w:hAnsi="Segoe UI" w:cs="Segoe UI"/>
          <w:color w:val="3A3A3A"/>
          <w:sz w:val="27"/>
          <w:szCs w:val="27"/>
        </w:rPr>
        <w:br/>
      </w:r>
      <w:r>
        <w:rPr>
          <w:rFonts w:ascii="Latha" w:hAnsi="Latha" w:cs="Latha"/>
          <w:color w:val="3A3A3A"/>
          <w:sz w:val="27"/>
          <w:szCs w:val="27"/>
        </w:rPr>
        <w:t>மாமழை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பெய்கையிலே</w:t>
      </w:r>
      <w:r>
        <w:rPr>
          <w:rFonts w:ascii="Segoe UI" w:hAnsi="Segoe UI" w:cs="Segoe UI"/>
          <w:color w:val="3A3A3A"/>
          <w:sz w:val="27"/>
          <w:szCs w:val="27"/>
        </w:rPr>
        <w:t xml:space="preserve"> – </w:t>
      </w:r>
      <w:r>
        <w:rPr>
          <w:rFonts w:ascii="Latha" w:hAnsi="Latha" w:cs="Latha"/>
          <w:color w:val="3A3A3A"/>
          <w:sz w:val="27"/>
          <w:szCs w:val="27"/>
        </w:rPr>
        <w:t>உரிச்சொல்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தொடர்</w:t>
      </w:r>
      <w:r>
        <w:rPr>
          <w:rFonts w:ascii="Segoe UI" w:hAnsi="Segoe UI" w:cs="Segoe UI"/>
          <w:color w:val="3A3A3A"/>
          <w:sz w:val="27"/>
          <w:szCs w:val="27"/>
        </w:rPr>
        <w:br/>
      </w:r>
      <w:r>
        <w:rPr>
          <w:rFonts w:ascii="Latha" w:hAnsi="Latha" w:cs="Latha"/>
          <w:color w:val="3A3A3A"/>
          <w:sz w:val="27"/>
          <w:szCs w:val="27"/>
        </w:rPr>
        <w:t>மாம்பூவே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கண்ணுறங்கு</w:t>
      </w:r>
      <w:r>
        <w:rPr>
          <w:rFonts w:ascii="Segoe UI" w:hAnsi="Segoe UI" w:cs="Segoe UI"/>
          <w:color w:val="3A3A3A"/>
          <w:sz w:val="27"/>
          <w:szCs w:val="27"/>
        </w:rPr>
        <w:t xml:space="preserve"> – </w:t>
      </w:r>
      <w:r>
        <w:rPr>
          <w:rFonts w:ascii="Latha" w:hAnsi="Latha" w:cs="Latha"/>
          <w:color w:val="3A3A3A"/>
          <w:sz w:val="27"/>
          <w:szCs w:val="27"/>
        </w:rPr>
        <w:t>விளித்தொடர்</w:t>
      </w:r>
      <w:r>
        <w:rPr>
          <w:rFonts w:ascii="Segoe UI" w:hAnsi="Segoe UI" w:cs="Segoe UI"/>
          <w:color w:val="3A3A3A"/>
          <w:sz w:val="27"/>
          <w:szCs w:val="27"/>
        </w:rPr>
        <w:br/>
      </w:r>
      <w:r>
        <w:rPr>
          <w:rFonts w:ascii="Latha" w:hAnsi="Latha" w:cs="Latha"/>
          <w:color w:val="3A3A3A"/>
          <w:sz w:val="27"/>
          <w:szCs w:val="27"/>
        </w:rPr>
        <w:t>பாடினேன்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தாலாட்டு</w:t>
      </w:r>
      <w:r>
        <w:rPr>
          <w:rFonts w:ascii="Segoe UI" w:hAnsi="Segoe UI" w:cs="Segoe UI"/>
          <w:color w:val="3A3A3A"/>
          <w:sz w:val="27"/>
          <w:szCs w:val="27"/>
        </w:rPr>
        <w:t xml:space="preserve"> – </w:t>
      </w:r>
      <w:r>
        <w:rPr>
          <w:rFonts w:ascii="Latha" w:hAnsi="Latha" w:cs="Latha"/>
          <w:color w:val="3A3A3A"/>
          <w:sz w:val="27"/>
          <w:szCs w:val="27"/>
        </w:rPr>
        <w:t>வினைமுற்றுத்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தொடர்</w:t>
      </w:r>
      <w:r>
        <w:rPr>
          <w:rFonts w:ascii="Segoe UI" w:hAnsi="Segoe UI" w:cs="Segoe UI"/>
          <w:color w:val="3A3A3A"/>
          <w:sz w:val="27"/>
          <w:szCs w:val="27"/>
        </w:rPr>
        <w:br/>
      </w:r>
      <w:r>
        <w:rPr>
          <w:rFonts w:ascii="Latha" w:hAnsi="Latha" w:cs="Latha"/>
          <w:color w:val="3A3A3A"/>
          <w:sz w:val="27"/>
          <w:szCs w:val="27"/>
        </w:rPr>
        <w:t>ஆடி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ஆடி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ஓய்ந்துறங்கு</w:t>
      </w:r>
      <w:r>
        <w:rPr>
          <w:rFonts w:ascii="Segoe UI" w:hAnsi="Segoe UI" w:cs="Segoe UI"/>
          <w:color w:val="3A3A3A"/>
          <w:sz w:val="27"/>
          <w:szCs w:val="27"/>
        </w:rPr>
        <w:t xml:space="preserve"> – </w:t>
      </w:r>
      <w:r>
        <w:rPr>
          <w:rFonts w:ascii="Latha" w:hAnsi="Latha" w:cs="Latha"/>
          <w:color w:val="3A3A3A"/>
          <w:sz w:val="27"/>
          <w:szCs w:val="27"/>
        </w:rPr>
        <w:t>அடுக்குத்தொடர்</w:t>
      </w:r>
    </w:p>
    <w:p w:rsidR="00AD67A9" w:rsidRPr="00C10077" w:rsidRDefault="001B5AAC" w:rsidP="001B5AAC">
      <w:pPr>
        <w:jc w:val="center"/>
        <w:rPr>
          <w:rFonts w:ascii="Bamini" w:hAnsi="Bamini"/>
          <w:b/>
          <w:sz w:val="24"/>
          <w:szCs w:val="24"/>
          <w:lang w:val="en-IN"/>
        </w:rPr>
      </w:pPr>
      <w:r w:rsidRPr="00C10077">
        <w:rPr>
          <w:rFonts w:ascii="Bamini" w:hAnsi="Bamini"/>
          <w:b/>
          <w:sz w:val="24"/>
          <w:szCs w:val="24"/>
          <w:lang w:val="en-IN"/>
        </w:rPr>
        <w:t xml:space="preserve"> </w:t>
      </w:r>
      <w:proofErr w:type="gramStart"/>
      <w:r w:rsidR="00AD67A9" w:rsidRPr="00C10077">
        <w:rPr>
          <w:rFonts w:ascii="Bamini" w:hAnsi="Bamini"/>
          <w:b/>
          <w:sz w:val="24"/>
          <w:szCs w:val="24"/>
          <w:lang w:val="en-IN"/>
        </w:rPr>
        <w:t>gFjp</w:t>
      </w:r>
      <w:proofErr w:type="gramEnd"/>
      <w:r w:rsidR="00AD67A9" w:rsidRPr="00C10077">
        <w:rPr>
          <w:rFonts w:ascii="Bamini" w:hAnsi="Bamini"/>
          <w:b/>
          <w:sz w:val="24"/>
          <w:szCs w:val="24"/>
          <w:lang w:val="en-IN"/>
        </w:rPr>
        <w:t xml:space="preserve"> </w:t>
      </w:r>
      <w:r w:rsidR="00AD67A9" w:rsidRPr="00C10077">
        <w:rPr>
          <w:rFonts w:ascii="Arial" w:hAnsi="Arial" w:cs="Arial"/>
          <w:b/>
          <w:sz w:val="24"/>
          <w:szCs w:val="24"/>
          <w:lang w:val="en-IN"/>
        </w:rPr>
        <w:t>–</w:t>
      </w:r>
      <w:r w:rsidR="00AD67A9" w:rsidRPr="00C10077">
        <w:rPr>
          <w:rFonts w:ascii="Bamini" w:hAnsi="Bamini"/>
          <w:b/>
          <w:sz w:val="24"/>
          <w:szCs w:val="24"/>
          <w:lang w:val="en-IN"/>
        </w:rPr>
        <w:t xml:space="preserve"> 4</w:t>
      </w:r>
    </w:p>
    <w:p w:rsidR="00AD67A9" w:rsidRPr="00C10077" w:rsidRDefault="00AD67A9" w:rsidP="00AD67A9">
      <w:pPr>
        <w:rPr>
          <w:rFonts w:ascii="Bamini" w:hAnsi="Bamini"/>
          <w:b/>
          <w:sz w:val="24"/>
          <w:szCs w:val="24"/>
          <w:lang w:val="en-IN"/>
        </w:rPr>
      </w:pPr>
      <w:proofErr w:type="gramStart"/>
      <w:r w:rsidRPr="00C10077">
        <w:rPr>
          <w:rFonts w:ascii="Bamini" w:hAnsi="Bamini"/>
          <w:b/>
          <w:sz w:val="24"/>
          <w:szCs w:val="24"/>
          <w:lang w:val="en-IN"/>
        </w:rPr>
        <w:t>midj;</w:t>
      </w:r>
      <w:proofErr w:type="gramEnd"/>
      <w:r w:rsidRPr="00C10077">
        <w:rPr>
          <w:rFonts w:ascii="Bamini" w:hAnsi="Bamini"/>
          <w:b/>
          <w:sz w:val="24"/>
          <w:szCs w:val="24"/>
          <w:lang w:val="en-IN"/>
        </w:rPr>
        <w:t>J tpdhf;fSf;Fk; tpilasp.</w:t>
      </w:r>
      <w:r>
        <w:rPr>
          <w:rFonts w:ascii="Bamini" w:hAnsi="Bamini"/>
          <w:b/>
          <w:sz w:val="24"/>
          <w:szCs w:val="24"/>
          <w:lang w:val="en-IN"/>
        </w:rPr>
        <w:tab/>
      </w:r>
      <w:r>
        <w:rPr>
          <w:rFonts w:ascii="Bamini" w:hAnsi="Bamini"/>
          <w:b/>
          <w:sz w:val="24"/>
          <w:szCs w:val="24"/>
          <w:lang w:val="en-IN"/>
        </w:rPr>
        <w:tab/>
      </w:r>
      <w:r>
        <w:rPr>
          <w:rFonts w:ascii="Bamini" w:hAnsi="Bamini"/>
          <w:b/>
          <w:sz w:val="24"/>
          <w:szCs w:val="24"/>
          <w:lang w:val="en-IN"/>
        </w:rPr>
        <w:tab/>
      </w:r>
      <w:r>
        <w:rPr>
          <w:rFonts w:ascii="Bamini" w:hAnsi="Bamini"/>
          <w:b/>
          <w:sz w:val="24"/>
          <w:szCs w:val="24"/>
          <w:lang w:val="en-IN"/>
        </w:rPr>
        <w:tab/>
        <w:t>5</w:t>
      </w:r>
      <w:r w:rsidRPr="000A0655">
        <w:rPr>
          <w:rFonts w:ascii="Bamini" w:hAnsi="Bamini"/>
          <w:b/>
          <w:sz w:val="24"/>
          <w:szCs w:val="24"/>
          <w:lang w:val="en-IN"/>
        </w:rPr>
        <w:t xml:space="preserve"> </w:t>
      </w:r>
      <w:r w:rsidRPr="000A0655">
        <w:rPr>
          <w:b/>
          <w:sz w:val="24"/>
          <w:szCs w:val="24"/>
          <w:lang w:val="en-IN"/>
        </w:rPr>
        <w:t>X</w:t>
      </w:r>
      <w:r>
        <w:rPr>
          <w:b/>
          <w:sz w:val="24"/>
          <w:szCs w:val="24"/>
          <w:lang w:val="en-IN"/>
        </w:rPr>
        <w:t xml:space="preserve"> 5</w:t>
      </w:r>
      <w:r w:rsidRPr="000A0655">
        <w:rPr>
          <w:b/>
          <w:sz w:val="24"/>
          <w:szCs w:val="24"/>
          <w:lang w:val="en-IN"/>
        </w:rPr>
        <w:t xml:space="preserve"> =</w:t>
      </w:r>
      <w:r w:rsidRPr="000A0655">
        <w:rPr>
          <w:rFonts w:ascii="Bamini" w:hAnsi="Bamini"/>
          <w:b/>
          <w:sz w:val="24"/>
          <w:szCs w:val="24"/>
          <w:lang w:val="en-IN"/>
        </w:rPr>
        <w:t xml:space="preserve"> </w:t>
      </w:r>
      <w:r>
        <w:rPr>
          <w:rFonts w:ascii="Bamini" w:hAnsi="Bamini"/>
          <w:b/>
          <w:sz w:val="24"/>
          <w:szCs w:val="24"/>
          <w:lang w:val="en-IN"/>
        </w:rPr>
        <w:t>25</w:t>
      </w:r>
      <w:r w:rsidRPr="000A0655">
        <w:rPr>
          <w:rFonts w:ascii="Bamini" w:hAnsi="Bamini"/>
          <w:b/>
          <w:sz w:val="24"/>
          <w:szCs w:val="24"/>
          <w:lang w:val="en-IN"/>
        </w:rPr>
        <w:tab/>
      </w:r>
    </w:p>
    <w:p w:rsidR="002B3C7C" w:rsidRDefault="00AD67A9" w:rsidP="002B3C7C">
      <w:pPr>
        <w:pStyle w:val="NormalWeb"/>
        <w:shd w:val="clear" w:color="auto" w:fill="FFFFFF"/>
        <w:spacing w:before="0" w:beforeAutospacing="0" w:after="384" w:afterAutospacing="0"/>
        <w:textAlignment w:val="baseline"/>
        <w:rPr>
          <w:rFonts w:ascii="Segoe UI" w:hAnsi="Segoe UI" w:cs="Segoe UI"/>
          <w:color w:val="3A3A3A"/>
          <w:sz w:val="27"/>
          <w:szCs w:val="27"/>
        </w:rPr>
      </w:pPr>
      <w:r>
        <w:rPr>
          <w:rFonts w:ascii="Bamini" w:hAnsi="Bamini"/>
          <w:lang w:val="en-IN"/>
        </w:rPr>
        <w:t xml:space="preserve">38. </w:t>
      </w:r>
      <w:r w:rsidR="002B3C7C">
        <w:rPr>
          <w:rFonts w:ascii="Latha" w:hAnsi="Latha" w:cs="Latha"/>
          <w:color w:val="3A3A3A"/>
          <w:sz w:val="27"/>
          <w:szCs w:val="27"/>
        </w:rPr>
        <w:t>மன்னனின்</w:t>
      </w:r>
      <w:r w:rsidR="002B3C7C">
        <w:rPr>
          <w:rFonts w:ascii="Segoe UI" w:hAnsi="Segoe UI" w:cs="Segoe UI"/>
          <w:color w:val="3A3A3A"/>
          <w:sz w:val="27"/>
          <w:szCs w:val="27"/>
        </w:rPr>
        <w:t xml:space="preserve"> </w:t>
      </w:r>
      <w:r w:rsidR="002B3C7C">
        <w:rPr>
          <w:rFonts w:ascii="Latha" w:hAnsi="Latha" w:cs="Latha"/>
          <w:color w:val="3A3A3A"/>
          <w:sz w:val="27"/>
          <w:szCs w:val="27"/>
        </w:rPr>
        <w:t>அவையில்</w:t>
      </w:r>
      <w:r w:rsidR="002B3C7C">
        <w:rPr>
          <w:rFonts w:ascii="Segoe UI" w:hAnsi="Segoe UI" w:cs="Segoe UI"/>
          <w:color w:val="3A3A3A"/>
          <w:sz w:val="27"/>
          <w:szCs w:val="27"/>
        </w:rPr>
        <w:t xml:space="preserve"> </w:t>
      </w:r>
      <w:r w:rsidR="002B3C7C">
        <w:rPr>
          <w:rFonts w:ascii="Latha" w:hAnsi="Latha" w:cs="Latha"/>
          <w:color w:val="3A3A3A"/>
          <w:sz w:val="27"/>
          <w:szCs w:val="27"/>
        </w:rPr>
        <w:t>இடைக்காடனார</w:t>
      </w:r>
      <w:proofErr w:type="gramStart"/>
      <w:r w:rsidR="002B3C7C">
        <w:rPr>
          <w:rFonts w:ascii="Latha" w:hAnsi="Latha" w:cs="Latha"/>
          <w:color w:val="3A3A3A"/>
          <w:sz w:val="27"/>
          <w:szCs w:val="27"/>
        </w:rPr>
        <w:t>்</w:t>
      </w:r>
      <w:r w:rsidR="002B3C7C">
        <w:rPr>
          <w:rFonts w:ascii="Segoe UI" w:hAnsi="Segoe UI" w:cs="Segoe UI"/>
          <w:color w:val="3A3A3A"/>
          <w:sz w:val="27"/>
          <w:szCs w:val="27"/>
        </w:rPr>
        <w:t xml:space="preserve"> :</w:t>
      </w:r>
      <w:proofErr w:type="gramEnd"/>
      <w:r w:rsidR="002B3C7C">
        <w:rPr>
          <w:rFonts w:ascii="Segoe UI" w:hAnsi="Segoe UI" w:cs="Segoe UI"/>
          <w:color w:val="3A3A3A"/>
          <w:sz w:val="27"/>
          <w:szCs w:val="27"/>
        </w:rPr>
        <w:br/>
      </w:r>
      <w:r w:rsidR="002B3C7C">
        <w:rPr>
          <w:rFonts w:ascii="Latha" w:hAnsi="Latha" w:cs="Latha"/>
          <w:color w:val="3A3A3A"/>
          <w:sz w:val="27"/>
          <w:szCs w:val="27"/>
        </w:rPr>
        <w:t>வேப்பமாலை</w:t>
      </w:r>
      <w:r w:rsidR="002B3C7C">
        <w:rPr>
          <w:rFonts w:ascii="Segoe UI" w:hAnsi="Segoe UI" w:cs="Segoe UI"/>
          <w:color w:val="3A3A3A"/>
          <w:sz w:val="27"/>
          <w:szCs w:val="27"/>
        </w:rPr>
        <w:t xml:space="preserve"> </w:t>
      </w:r>
      <w:r w:rsidR="002B3C7C">
        <w:rPr>
          <w:rFonts w:ascii="Latha" w:hAnsi="Latha" w:cs="Latha"/>
          <w:color w:val="3A3A3A"/>
          <w:sz w:val="27"/>
          <w:szCs w:val="27"/>
        </w:rPr>
        <w:t>அணிந்த</w:t>
      </w:r>
      <w:r w:rsidR="002B3C7C">
        <w:rPr>
          <w:rFonts w:ascii="Segoe UI" w:hAnsi="Segoe UI" w:cs="Segoe UI"/>
          <w:color w:val="3A3A3A"/>
          <w:sz w:val="27"/>
          <w:szCs w:val="27"/>
        </w:rPr>
        <w:t xml:space="preserve"> </w:t>
      </w:r>
      <w:r w:rsidR="002B3C7C">
        <w:rPr>
          <w:rFonts w:ascii="Latha" w:hAnsi="Latha" w:cs="Latha"/>
          <w:color w:val="3A3A3A"/>
          <w:sz w:val="27"/>
          <w:szCs w:val="27"/>
        </w:rPr>
        <w:t>குலேச</w:t>
      </w:r>
      <w:r w:rsidR="002B3C7C">
        <w:rPr>
          <w:rFonts w:ascii="Segoe UI" w:hAnsi="Segoe UI" w:cs="Segoe UI"/>
          <w:color w:val="3A3A3A"/>
          <w:sz w:val="27"/>
          <w:szCs w:val="27"/>
        </w:rPr>
        <w:t xml:space="preserve"> </w:t>
      </w:r>
      <w:r w:rsidR="002B3C7C">
        <w:rPr>
          <w:rFonts w:ascii="Latha" w:hAnsi="Latha" w:cs="Latha"/>
          <w:color w:val="3A3A3A"/>
          <w:sz w:val="27"/>
          <w:szCs w:val="27"/>
        </w:rPr>
        <w:t>பாண்டியன்</w:t>
      </w:r>
      <w:r w:rsidR="002B3C7C">
        <w:rPr>
          <w:rFonts w:ascii="Segoe UI" w:hAnsi="Segoe UI" w:cs="Segoe UI"/>
          <w:color w:val="3A3A3A"/>
          <w:sz w:val="27"/>
          <w:szCs w:val="27"/>
        </w:rPr>
        <w:t xml:space="preserve"> </w:t>
      </w:r>
      <w:r w:rsidR="002B3C7C">
        <w:rPr>
          <w:rFonts w:ascii="Latha" w:hAnsi="Latha" w:cs="Latha"/>
          <w:color w:val="3A3A3A"/>
          <w:sz w:val="27"/>
          <w:szCs w:val="27"/>
        </w:rPr>
        <w:t>மிகுந்த</w:t>
      </w:r>
      <w:r w:rsidR="002B3C7C">
        <w:rPr>
          <w:rFonts w:ascii="Segoe UI" w:hAnsi="Segoe UI" w:cs="Segoe UI"/>
          <w:color w:val="3A3A3A"/>
          <w:sz w:val="27"/>
          <w:szCs w:val="27"/>
        </w:rPr>
        <w:t xml:space="preserve"> </w:t>
      </w:r>
      <w:r w:rsidR="002B3C7C">
        <w:rPr>
          <w:rFonts w:ascii="Latha" w:hAnsi="Latha" w:cs="Latha"/>
          <w:color w:val="3A3A3A"/>
          <w:sz w:val="27"/>
          <w:szCs w:val="27"/>
        </w:rPr>
        <w:t>கல்வியறிவு</w:t>
      </w:r>
      <w:r w:rsidR="002B3C7C">
        <w:rPr>
          <w:rFonts w:ascii="Segoe UI" w:hAnsi="Segoe UI" w:cs="Segoe UI"/>
          <w:color w:val="3A3A3A"/>
          <w:sz w:val="27"/>
          <w:szCs w:val="27"/>
        </w:rPr>
        <w:t xml:space="preserve"> </w:t>
      </w:r>
      <w:r w:rsidR="002B3C7C">
        <w:rPr>
          <w:rFonts w:ascii="Latha" w:hAnsi="Latha" w:cs="Latha"/>
          <w:color w:val="3A3A3A"/>
          <w:sz w:val="27"/>
          <w:szCs w:val="27"/>
        </w:rPr>
        <w:t>உடையவன்</w:t>
      </w:r>
      <w:r w:rsidR="002B3C7C">
        <w:rPr>
          <w:rFonts w:ascii="Segoe UI" w:hAnsi="Segoe UI" w:cs="Segoe UI"/>
          <w:color w:val="3A3A3A"/>
          <w:sz w:val="27"/>
          <w:szCs w:val="27"/>
        </w:rPr>
        <w:t xml:space="preserve">. </w:t>
      </w:r>
      <w:proofErr w:type="gramStart"/>
      <w:r w:rsidR="002B3C7C">
        <w:rPr>
          <w:rFonts w:ascii="Latha" w:hAnsi="Latha" w:cs="Latha"/>
          <w:color w:val="3A3A3A"/>
          <w:sz w:val="27"/>
          <w:szCs w:val="27"/>
        </w:rPr>
        <w:t>இதைக்</w:t>
      </w:r>
      <w:r w:rsidR="002B3C7C">
        <w:rPr>
          <w:rFonts w:ascii="Segoe UI" w:hAnsi="Segoe UI" w:cs="Segoe UI"/>
          <w:color w:val="3A3A3A"/>
          <w:sz w:val="27"/>
          <w:szCs w:val="27"/>
        </w:rPr>
        <w:t xml:space="preserve"> </w:t>
      </w:r>
      <w:r w:rsidR="002B3C7C">
        <w:rPr>
          <w:rFonts w:ascii="Latha" w:hAnsi="Latha" w:cs="Latha"/>
          <w:color w:val="3A3A3A"/>
          <w:sz w:val="27"/>
          <w:szCs w:val="27"/>
        </w:rPr>
        <w:t>கேள்வியுற்ற</w:t>
      </w:r>
      <w:r w:rsidR="002B3C7C">
        <w:rPr>
          <w:rFonts w:ascii="Segoe UI" w:hAnsi="Segoe UI" w:cs="Segoe UI"/>
          <w:color w:val="3A3A3A"/>
          <w:sz w:val="27"/>
          <w:szCs w:val="27"/>
        </w:rPr>
        <w:t xml:space="preserve"> </w:t>
      </w:r>
      <w:r w:rsidR="002B3C7C">
        <w:rPr>
          <w:rFonts w:ascii="Latha" w:hAnsi="Latha" w:cs="Latha"/>
          <w:color w:val="3A3A3A"/>
          <w:sz w:val="27"/>
          <w:szCs w:val="27"/>
        </w:rPr>
        <w:t>இடைக்காடனார்</w:t>
      </w:r>
      <w:r w:rsidR="002B3C7C">
        <w:rPr>
          <w:rFonts w:ascii="Segoe UI" w:hAnsi="Segoe UI" w:cs="Segoe UI"/>
          <w:color w:val="3A3A3A"/>
          <w:sz w:val="27"/>
          <w:szCs w:val="27"/>
        </w:rPr>
        <w:t xml:space="preserve"> </w:t>
      </w:r>
      <w:r w:rsidR="002B3C7C">
        <w:rPr>
          <w:rFonts w:ascii="Latha" w:hAnsi="Latha" w:cs="Latha"/>
          <w:color w:val="3A3A3A"/>
          <w:sz w:val="27"/>
          <w:szCs w:val="27"/>
        </w:rPr>
        <w:t>குலேசனின்</w:t>
      </w:r>
      <w:r w:rsidR="002B3C7C">
        <w:rPr>
          <w:rFonts w:ascii="Segoe UI" w:hAnsi="Segoe UI" w:cs="Segoe UI"/>
          <w:color w:val="3A3A3A"/>
          <w:sz w:val="27"/>
          <w:szCs w:val="27"/>
        </w:rPr>
        <w:t xml:space="preserve"> </w:t>
      </w:r>
      <w:r w:rsidR="002B3C7C">
        <w:rPr>
          <w:rFonts w:ascii="Latha" w:hAnsi="Latha" w:cs="Latha"/>
          <w:color w:val="3A3A3A"/>
          <w:sz w:val="27"/>
          <w:szCs w:val="27"/>
        </w:rPr>
        <w:t>அவைக்குச்</w:t>
      </w:r>
      <w:r w:rsidR="002B3C7C">
        <w:rPr>
          <w:rFonts w:ascii="Segoe UI" w:hAnsi="Segoe UI" w:cs="Segoe UI"/>
          <w:color w:val="3A3A3A"/>
          <w:sz w:val="27"/>
          <w:szCs w:val="27"/>
        </w:rPr>
        <w:t xml:space="preserve"> </w:t>
      </w:r>
      <w:r w:rsidR="002B3C7C">
        <w:rPr>
          <w:rFonts w:ascii="Latha" w:hAnsi="Latha" w:cs="Latha"/>
          <w:color w:val="3A3A3A"/>
          <w:sz w:val="27"/>
          <w:szCs w:val="27"/>
        </w:rPr>
        <w:t>சென்று</w:t>
      </w:r>
      <w:r w:rsidR="002B3C7C">
        <w:rPr>
          <w:rFonts w:ascii="Segoe UI" w:hAnsi="Segoe UI" w:cs="Segoe UI"/>
          <w:color w:val="3A3A3A"/>
          <w:sz w:val="27"/>
          <w:szCs w:val="27"/>
        </w:rPr>
        <w:t xml:space="preserve"> </w:t>
      </w:r>
      <w:r w:rsidR="002B3C7C">
        <w:rPr>
          <w:rFonts w:ascii="Latha" w:hAnsi="Latha" w:cs="Latha"/>
          <w:color w:val="3A3A3A"/>
          <w:sz w:val="27"/>
          <w:szCs w:val="27"/>
        </w:rPr>
        <w:t>தான்</w:t>
      </w:r>
      <w:r w:rsidR="002B3C7C">
        <w:rPr>
          <w:rFonts w:ascii="Segoe UI" w:hAnsi="Segoe UI" w:cs="Segoe UI"/>
          <w:color w:val="3A3A3A"/>
          <w:sz w:val="27"/>
          <w:szCs w:val="27"/>
        </w:rPr>
        <w:t xml:space="preserve"> </w:t>
      </w:r>
      <w:r w:rsidR="002B3C7C">
        <w:rPr>
          <w:rFonts w:ascii="Latha" w:hAnsi="Latha" w:cs="Latha"/>
          <w:color w:val="3A3A3A"/>
          <w:sz w:val="27"/>
          <w:szCs w:val="27"/>
        </w:rPr>
        <w:t>இயற்றிய</w:t>
      </w:r>
      <w:r w:rsidR="002B3C7C">
        <w:rPr>
          <w:rFonts w:ascii="Segoe UI" w:hAnsi="Segoe UI" w:cs="Segoe UI"/>
          <w:color w:val="3A3A3A"/>
          <w:sz w:val="27"/>
          <w:szCs w:val="27"/>
        </w:rPr>
        <w:t xml:space="preserve"> </w:t>
      </w:r>
      <w:r w:rsidR="002B3C7C">
        <w:rPr>
          <w:rFonts w:ascii="Latha" w:hAnsi="Latha" w:cs="Latha"/>
          <w:color w:val="3A3A3A"/>
          <w:sz w:val="27"/>
          <w:szCs w:val="27"/>
        </w:rPr>
        <w:t>கவிதையைப்</w:t>
      </w:r>
      <w:r w:rsidR="002B3C7C">
        <w:rPr>
          <w:rFonts w:ascii="Segoe UI" w:hAnsi="Segoe UI" w:cs="Segoe UI"/>
          <w:color w:val="3A3A3A"/>
          <w:sz w:val="27"/>
          <w:szCs w:val="27"/>
        </w:rPr>
        <w:t xml:space="preserve"> </w:t>
      </w:r>
      <w:r w:rsidR="002B3C7C">
        <w:rPr>
          <w:rFonts w:ascii="Latha" w:hAnsi="Latha" w:cs="Latha"/>
          <w:color w:val="3A3A3A"/>
          <w:sz w:val="27"/>
          <w:szCs w:val="27"/>
        </w:rPr>
        <w:t>படித்தார்</w:t>
      </w:r>
      <w:r w:rsidR="002B3C7C">
        <w:rPr>
          <w:rFonts w:ascii="Segoe UI" w:hAnsi="Segoe UI" w:cs="Segoe UI"/>
          <w:color w:val="3A3A3A"/>
          <w:sz w:val="27"/>
          <w:szCs w:val="27"/>
        </w:rPr>
        <w:t>.</w:t>
      </w:r>
      <w:proofErr w:type="gramEnd"/>
    </w:p>
    <w:p w:rsidR="002B3C7C" w:rsidRDefault="002B3C7C" w:rsidP="002B3C7C">
      <w:pPr>
        <w:pStyle w:val="NormalWeb"/>
        <w:shd w:val="clear" w:color="auto" w:fill="FFFFFF"/>
        <w:spacing w:before="0" w:beforeAutospacing="0" w:after="384" w:afterAutospacing="0"/>
        <w:textAlignment w:val="baseline"/>
        <w:rPr>
          <w:rFonts w:ascii="Segoe UI" w:hAnsi="Segoe UI" w:cs="Segoe UI"/>
          <w:color w:val="3A3A3A"/>
          <w:sz w:val="27"/>
          <w:szCs w:val="27"/>
        </w:rPr>
      </w:pPr>
      <w:r>
        <w:rPr>
          <w:rFonts w:ascii="Latha" w:hAnsi="Latha" w:cs="Latha"/>
          <w:color w:val="3A3A3A"/>
          <w:sz w:val="27"/>
          <w:szCs w:val="27"/>
        </w:rPr>
        <w:t>இடைக்காடனாரின்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புலமையை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அவமதித்தல</w:t>
      </w:r>
      <w:proofErr w:type="gramStart"/>
      <w:r>
        <w:rPr>
          <w:rFonts w:ascii="Latha" w:hAnsi="Latha" w:cs="Latha"/>
          <w:color w:val="3A3A3A"/>
          <w:sz w:val="27"/>
          <w:szCs w:val="27"/>
        </w:rPr>
        <w:t>்</w:t>
      </w:r>
      <w:r>
        <w:rPr>
          <w:rFonts w:ascii="Segoe UI" w:hAnsi="Segoe UI" w:cs="Segoe UI"/>
          <w:color w:val="3A3A3A"/>
          <w:sz w:val="27"/>
          <w:szCs w:val="27"/>
        </w:rPr>
        <w:t xml:space="preserve"> :</w:t>
      </w:r>
      <w:proofErr w:type="gramEnd"/>
      <w:r>
        <w:rPr>
          <w:rFonts w:ascii="Segoe UI" w:hAnsi="Segoe UI" w:cs="Segoe UI"/>
          <w:color w:val="3A3A3A"/>
          <w:sz w:val="27"/>
          <w:szCs w:val="27"/>
        </w:rPr>
        <w:br/>
      </w:r>
      <w:r>
        <w:rPr>
          <w:rFonts w:ascii="Latha" w:hAnsi="Latha" w:cs="Latha"/>
          <w:color w:val="3A3A3A"/>
          <w:sz w:val="27"/>
          <w:szCs w:val="27"/>
        </w:rPr>
        <w:t>வேப்பமாலை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அணிந்த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குலேசபாண்டியன்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மிகுந்த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கல்வியறிவு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உடையவன்</w:t>
      </w:r>
      <w:r>
        <w:rPr>
          <w:rFonts w:ascii="Segoe UI" w:hAnsi="Segoe UI" w:cs="Segoe UI"/>
          <w:color w:val="3A3A3A"/>
          <w:sz w:val="27"/>
          <w:szCs w:val="27"/>
        </w:rPr>
        <w:t xml:space="preserve">. </w:t>
      </w:r>
      <w:r>
        <w:rPr>
          <w:rFonts w:ascii="Latha" w:hAnsi="Latha" w:cs="Latha"/>
          <w:color w:val="3A3A3A"/>
          <w:sz w:val="27"/>
          <w:szCs w:val="27"/>
        </w:rPr>
        <w:t>தமிழறியும்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பெருமான்</w:t>
      </w:r>
      <w:r>
        <w:rPr>
          <w:rFonts w:ascii="Segoe UI" w:hAnsi="Segoe UI" w:cs="Segoe UI"/>
          <w:color w:val="3A3A3A"/>
          <w:sz w:val="27"/>
          <w:szCs w:val="27"/>
        </w:rPr>
        <w:t xml:space="preserve">, </w:t>
      </w:r>
      <w:r>
        <w:rPr>
          <w:rFonts w:ascii="Latha" w:hAnsi="Latha" w:cs="Latha"/>
          <w:color w:val="3A3A3A"/>
          <w:sz w:val="27"/>
          <w:szCs w:val="27"/>
        </w:rPr>
        <w:t>அடியார்க்கு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நல்நிதி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போன்றவன்</w:t>
      </w:r>
      <w:r>
        <w:rPr>
          <w:rFonts w:ascii="Segoe UI" w:hAnsi="Segoe UI" w:cs="Segoe UI"/>
          <w:color w:val="3A3A3A"/>
          <w:sz w:val="27"/>
          <w:szCs w:val="27"/>
        </w:rPr>
        <w:t xml:space="preserve">, </w:t>
      </w:r>
      <w:r>
        <w:rPr>
          <w:rFonts w:ascii="Latha" w:hAnsi="Latha" w:cs="Latha"/>
          <w:color w:val="3A3A3A"/>
          <w:sz w:val="27"/>
          <w:szCs w:val="27"/>
        </w:rPr>
        <w:t>பொருட்செல்வமும்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கல்விச்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செல்வமும்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lastRenderedPageBreak/>
        <w:t>உடையவன்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என்று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கேட்டுணர்ந்து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தாங்கள்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முன்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சுவை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நிரம்பிய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கவிதை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பாடினார்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இடைக்காடனார்</w:t>
      </w:r>
      <w:r>
        <w:rPr>
          <w:rFonts w:ascii="Segoe UI" w:hAnsi="Segoe UI" w:cs="Segoe UI"/>
          <w:color w:val="3A3A3A"/>
          <w:sz w:val="27"/>
          <w:szCs w:val="27"/>
        </w:rPr>
        <w:t xml:space="preserve">. </w:t>
      </w:r>
      <w:proofErr w:type="gramStart"/>
      <w:r>
        <w:rPr>
          <w:rFonts w:ascii="Latha" w:hAnsi="Latha" w:cs="Latha"/>
          <w:color w:val="3A3A3A"/>
          <w:sz w:val="27"/>
          <w:szCs w:val="27"/>
        </w:rPr>
        <w:t>பாண்டியன்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சிறிதேனும்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பாடலைப்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பொருட்படுத்தாமல்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புலவரின்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புலமையை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அவமதித்தான்</w:t>
      </w:r>
      <w:r>
        <w:rPr>
          <w:rFonts w:ascii="Segoe UI" w:hAnsi="Segoe UI" w:cs="Segoe UI"/>
          <w:color w:val="3A3A3A"/>
          <w:sz w:val="27"/>
          <w:szCs w:val="27"/>
        </w:rPr>
        <w:t>.</w:t>
      </w:r>
      <w:proofErr w:type="gramEnd"/>
    </w:p>
    <w:p w:rsidR="002B3C7C" w:rsidRDefault="002B3C7C" w:rsidP="002B3C7C">
      <w:pPr>
        <w:pStyle w:val="NormalWeb"/>
        <w:shd w:val="clear" w:color="auto" w:fill="FFFFFF"/>
        <w:spacing w:before="0" w:beforeAutospacing="0" w:after="384" w:afterAutospacing="0"/>
        <w:textAlignment w:val="baseline"/>
        <w:rPr>
          <w:rFonts w:ascii="Segoe UI" w:hAnsi="Segoe UI" w:cs="Segoe UI"/>
          <w:color w:val="3A3A3A"/>
          <w:sz w:val="27"/>
          <w:szCs w:val="27"/>
        </w:rPr>
      </w:pPr>
      <w:r>
        <w:rPr>
          <w:rFonts w:ascii="Latha" w:hAnsi="Latha" w:cs="Latha"/>
          <w:color w:val="3A3A3A"/>
          <w:sz w:val="27"/>
          <w:szCs w:val="27"/>
        </w:rPr>
        <w:t>இடைக்காடனார்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இறைவனிடம்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முறையிடுதல</w:t>
      </w:r>
      <w:proofErr w:type="gramStart"/>
      <w:r>
        <w:rPr>
          <w:rFonts w:ascii="Latha" w:hAnsi="Latha" w:cs="Latha"/>
          <w:color w:val="3A3A3A"/>
          <w:sz w:val="27"/>
          <w:szCs w:val="27"/>
        </w:rPr>
        <w:t>்</w:t>
      </w:r>
      <w:r>
        <w:rPr>
          <w:rFonts w:ascii="Segoe UI" w:hAnsi="Segoe UI" w:cs="Segoe UI"/>
          <w:color w:val="3A3A3A"/>
          <w:sz w:val="27"/>
          <w:szCs w:val="27"/>
        </w:rPr>
        <w:t xml:space="preserve"> :</w:t>
      </w:r>
      <w:proofErr w:type="gramEnd"/>
      <w:r>
        <w:rPr>
          <w:rFonts w:ascii="Segoe UI" w:hAnsi="Segoe UI" w:cs="Segoe UI"/>
          <w:color w:val="3A3A3A"/>
          <w:sz w:val="27"/>
          <w:szCs w:val="27"/>
        </w:rPr>
        <w:br/>
      </w:r>
      <w:r>
        <w:rPr>
          <w:rFonts w:ascii="Latha" w:hAnsi="Latha" w:cs="Latha"/>
          <w:color w:val="3A3A3A"/>
          <w:sz w:val="27"/>
          <w:szCs w:val="27"/>
        </w:rPr>
        <w:t>இறைவா</w:t>
      </w:r>
      <w:r>
        <w:rPr>
          <w:rFonts w:ascii="Segoe UI" w:hAnsi="Segoe UI" w:cs="Segoe UI"/>
          <w:color w:val="3A3A3A"/>
          <w:sz w:val="27"/>
          <w:szCs w:val="27"/>
        </w:rPr>
        <w:t xml:space="preserve">! </w:t>
      </w:r>
      <w:proofErr w:type="gramStart"/>
      <w:r>
        <w:rPr>
          <w:rFonts w:ascii="Latha" w:hAnsi="Latha" w:cs="Latha"/>
          <w:color w:val="3A3A3A"/>
          <w:sz w:val="27"/>
          <w:szCs w:val="27"/>
        </w:rPr>
        <w:t>பாண்டியன்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என்னை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இகழவில்லை</w:t>
      </w:r>
      <w:r>
        <w:rPr>
          <w:rFonts w:ascii="Segoe UI" w:hAnsi="Segoe UI" w:cs="Segoe UI"/>
          <w:color w:val="3A3A3A"/>
          <w:sz w:val="27"/>
          <w:szCs w:val="27"/>
        </w:rPr>
        <w:t>.</w:t>
      </w:r>
      <w:proofErr w:type="gramEnd"/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proofErr w:type="gramStart"/>
      <w:r>
        <w:rPr>
          <w:rFonts w:ascii="Latha" w:hAnsi="Latha" w:cs="Latha"/>
          <w:color w:val="3A3A3A"/>
          <w:sz w:val="27"/>
          <w:szCs w:val="27"/>
        </w:rPr>
        <w:t>சொல்லின்வடிவான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பார்வதியையும்</w:t>
      </w:r>
      <w:r>
        <w:rPr>
          <w:rFonts w:ascii="Segoe UI" w:hAnsi="Segoe UI" w:cs="Segoe UI"/>
          <w:color w:val="3A3A3A"/>
          <w:sz w:val="27"/>
          <w:szCs w:val="27"/>
        </w:rPr>
        <w:t xml:space="preserve">, </w:t>
      </w:r>
      <w:r>
        <w:rPr>
          <w:rFonts w:ascii="Latha" w:hAnsi="Latha" w:cs="Latha"/>
          <w:color w:val="3A3A3A"/>
          <w:sz w:val="27"/>
          <w:szCs w:val="27"/>
        </w:rPr>
        <w:t>பொருளின்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வடிவான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உம்மையும்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அவமதித்தான்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என்று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சினத்துடன்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இறைவனிடம்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கூறினார்</w:t>
      </w:r>
      <w:r>
        <w:rPr>
          <w:rFonts w:ascii="Segoe UI" w:hAnsi="Segoe UI" w:cs="Segoe UI"/>
          <w:color w:val="3A3A3A"/>
          <w:sz w:val="27"/>
          <w:szCs w:val="27"/>
        </w:rPr>
        <w:t>.</w:t>
      </w:r>
      <w:proofErr w:type="gramEnd"/>
    </w:p>
    <w:p w:rsidR="002B3C7C" w:rsidRDefault="002B3C7C" w:rsidP="002B3C7C">
      <w:pPr>
        <w:pStyle w:val="NormalWeb"/>
        <w:shd w:val="clear" w:color="auto" w:fill="FFFFFF"/>
        <w:spacing w:before="0" w:beforeAutospacing="0" w:after="384" w:afterAutospacing="0"/>
        <w:textAlignment w:val="baseline"/>
        <w:rPr>
          <w:ins w:id="5" w:author="Unknown"/>
          <w:rFonts w:ascii="Segoe UI" w:hAnsi="Segoe UI" w:cs="Segoe UI"/>
          <w:color w:val="3A3A3A"/>
          <w:sz w:val="27"/>
          <w:szCs w:val="27"/>
        </w:rPr>
      </w:pPr>
      <w:ins w:id="6" w:author="Unknown">
        <w:r>
          <w:rPr>
            <w:rFonts w:ascii="Latha" w:hAnsi="Latha" w:cs="Latha"/>
            <w:color w:val="3A3A3A"/>
            <w:sz w:val="27"/>
            <w:szCs w:val="27"/>
          </w:rPr>
          <w:t>இறைவன்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கோவிலை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விட்டு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வெளியேறுதல</w:t>
        </w:r>
        <w:proofErr w:type="gramStart"/>
        <w:r>
          <w:rPr>
            <w:rFonts w:ascii="Latha" w:hAnsi="Latha" w:cs="Latha"/>
            <w:color w:val="3A3A3A"/>
            <w:sz w:val="27"/>
            <w:szCs w:val="27"/>
          </w:rPr>
          <w:t>்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:</w:t>
        </w:r>
        <w:proofErr w:type="gramEnd"/>
        <w:r>
          <w:rPr>
            <w:rFonts w:ascii="Segoe UI" w:hAnsi="Segoe UI" w:cs="Segoe UI"/>
            <w:color w:val="3A3A3A"/>
            <w:sz w:val="27"/>
            <w:szCs w:val="27"/>
          </w:rPr>
          <w:br/>
        </w:r>
        <w:r>
          <w:rPr>
            <w:rFonts w:ascii="Latha" w:hAnsi="Latha" w:cs="Latha"/>
            <w:color w:val="3A3A3A"/>
            <w:sz w:val="27"/>
            <w:szCs w:val="27"/>
          </w:rPr>
          <w:t>இடைக்காடனாரின்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வேண்டுகோளை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ஏற்று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வைகை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ஆற்றின்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தெற்கே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கோயில்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அமைத்துக்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குடிகொண்டார்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இறைவன்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. </w:t>
        </w:r>
        <w:proofErr w:type="gramStart"/>
        <w:r>
          <w:rPr>
            <w:rFonts w:ascii="Latha" w:hAnsi="Latha" w:cs="Latha"/>
            <w:color w:val="3A3A3A"/>
            <w:sz w:val="27"/>
            <w:szCs w:val="27"/>
          </w:rPr>
          <w:t>உடனே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கபிலரும்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மகிழ்ந்து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இடைக்காடனாரோடு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வெளியேறினார்</w:t>
        </w:r>
        <w:r>
          <w:rPr>
            <w:rFonts w:ascii="Segoe UI" w:hAnsi="Segoe UI" w:cs="Segoe UI"/>
            <w:color w:val="3A3A3A"/>
            <w:sz w:val="27"/>
            <w:szCs w:val="27"/>
          </w:rPr>
          <w:t>.</w:t>
        </w:r>
        <w:proofErr w:type="gramEnd"/>
      </w:ins>
    </w:p>
    <w:p w:rsidR="002B3C7C" w:rsidRDefault="002B3C7C" w:rsidP="002B3C7C">
      <w:pPr>
        <w:pStyle w:val="NormalWeb"/>
        <w:shd w:val="clear" w:color="auto" w:fill="FFFFFF"/>
        <w:spacing w:before="0" w:beforeAutospacing="0" w:after="384" w:afterAutospacing="0"/>
        <w:textAlignment w:val="baseline"/>
        <w:rPr>
          <w:ins w:id="7" w:author="Unknown"/>
          <w:rFonts w:ascii="Segoe UI" w:hAnsi="Segoe UI" w:cs="Segoe UI"/>
          <w:color w:val="3A3A3A"/>
          <w:sz w:val="27"/>
          <w:szCs w:val="27"/>
        </w:rPr>
      </w:pPr>
      <w:ins w:id="8" w:author="Unknown">
        <w:r>
          <w:rPr>
            <w:rFonts w:ascii="Latha" w:hAnsi="Latha" w:cs="Latha"/>
            <w:color w:val="3A3A3A"/>
            <w:sz w:val="27"/>
            <w:szCs w:val="27"/>
          </w:rPr>
          <w:t>இறைவனிடம்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மன்னன்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வேண்டுதல</w:t>
        </w:r>
        <w:proofErr w:type="gramStart"/>
        <w:r>
          <w:rPr>
            <w:rFonts w:ascii="Latha" w:hAnsi="Latha" w:cs="Latha"/>
            <w:color w:val="3A3A3A"/>
            <w:sz w:val="27"/>
            <w:szCs w:val="27"/>
          </w:rPr>
          <w:t>்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:</w:t>
        </w:r>
        <w:proofErr w:type="gramEnd"/>
        <w:r>
          <w:rPr>
            <w:rFonts w:ascii="Segoe UI" w:hAnsi="Segoe UI" w:cs="Segoe UI"/>
            <w:color w:val="3A3A3A"/>
            <w:sz w:val="27"/>
            <w:szCs w:val="27"/>
          </w:rPr>
          <w:br/>
        </w:r>
        <w:r>
          <w:rPr>
            <w:rFonts w:ascii="Latha" w:hAnsi="Latha" w:cs="Latha"/>
            <w:color w:val="3A3A3A"/>
            <w:sz w:val="27"/>
            <w:szCs w:val="27"/>
          </w:rPr>
          <w:t>இதையறிந்த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மன்னன்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இறைவனிடம்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என்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படைகளால்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, </w:t>
        </w:r>
        <w:r>
          <w:rPr>
            <w:rFonts w:ascii="Latha" w:hAnsi="Latha" w:cs="Latha"/>
            <w:color w:val="3A3A3A"/>
            <w:sz w:val="27"/>
            <w:szCs w:val="27"/>
          </w:rPr>
          <w:t>பகைவரால்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, </w:t>
        </w:r>
        <w:r>
          <w:rPr>
            <w:rFonts w:ascii="Latha" w:hAnsi="Latha" w:cs="Latha"/>
            <w:color w:val="3A3A3A"/>
            <w:sz w:val="27"/>
            <w:szCs w:val="27"/>
          </w:rPr>
          <w:t>கள்வரால்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, </w:t>
        </w:r>
        <w:r>
          <w:rPr>
            <w:rFonts w:ascii="Latha" w:hAnsi="Latha" w:cs="Latha"/>
            <w:color w:val="3A3A3A"/>
            <w:sz w:val="27"/>
            <w:szCs w:val="27"/>
          </w:rPr>
          <w:t>விலங்குகளால்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தங்களுக்கு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இடையூறு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ஏற்பட்டதா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? </w:t>
        </w:r>
        <w:proofErr w:type="gramStart"/>
        <w:r>
          <w:rPr>
            <w:rFonts w:ascii="Latha" w:hAnsi="Latha" w:cs="Latha"/>
            <w:color w:val="3A3A3A"/>
            <w:sz w:val="27"/>
            <w:szCs w:val="27"/>
          </w:rPr>
          <w:t>மறையவர்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ஒழுக்கம்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குறைந்தாரோ</w:t>
        </w:r>
        <w:r>
          <w:rPr>
            <w:rFonts w:ascii="Segoe UI" w:hAnsi="Segoe UI" w:cs="Segoe UI"/>
            <w:color w:val="3A3A3A"/>
            <w:sz w:val="27"/>
            <w:szCs w:val="27"/>
          </w:rPr>
          <w:t>?</w:t>
        </w:r>
        <w:proofErr w:type="gramEnd"/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proofErr w:type="gramStart"/>
        <w:r>
          <w:rPr>
            <w:rFonts w:ascii="Latha" w:hAnsi="Latha" w:cs="Latha"/>
            <w:color w:val="3A3A3A"/>
            <w:sz w:val="27"/>
            <w:szCs w:val="27"/>
          </w:rPr>
          <w:t>தவமும்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, </w:t>
        </w:r>
        <w:r>
          <w:rPr>
            <w:rFonts w:ascii="Latha" w:hAnsi="Latha" w:cs="Latha"/>
            <w:color w:val="3A3A3A"/>
            <w:sz w:val="27"/>
            <w:szCs w:val="27"/>
          </w:rPr>
          <w:t>தானமும்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சுருங்கியதோ</w:t>
        </w:r>
        <w:r>
          <w:rPr>
            <w:rFonts w:ascii="Segoe UI" w:hAnsi="Segoe UI" w:cs="Segoe UI"/>
            <w:color w:val="3A3A3A"/>
            <w:sz w:val="27"/>
            <w:szCs w:val="27"/>
          </w:rPr>
          <w:t>?</w:t>
        </w:r>
        <w:proofErr w:type="gramEnd"/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proofErr w:type="gramStart"/>
        <w:r>
          <w:rPr>
            <w:rFonts w:ascii="Latha" w:hAnsi="Latha" w:cs="Latha"/>
            <w:color w:val="3A3A3A"/>
            <w:sz w:val="27"/>
            <w:szCs w:val="27"/>
          </w:rPr>
          <w:t>இல்லறமும்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, </w:t>
        </w:r>
        <w:r>
          <w:rPr>
            <w:rFonts w:ascii="Latha" w:hAnsi="Latha" w:cs="Latha"/>
            <w:color w:val="3A3A3A"/>
            <w:sz w:val="27"/>
            <w:szCs w:val="27"/>
          </w:rPr>
          <w:t>துறவறமும்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தத்தம்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வழியில்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தவறினவோ</w:t>
        </w:r>
        <w:r>
          <w:rPr>
            <w:rFonts w:ascii="Segoe UI" w:hAnsi="Segoe UI" w:cs="Segoe UI"/>
            <w:color w:val="3A3A3A"/>
            <w:sz w:val="27"/>
            <w:szCs w:val="27"/>
          </w:rPr>
          <w:t>?</w:t>
        </w:r>
        <w:proofErr w:type="gramEnd"/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proofErr w:type="gramStart"/>
        <w:r>
          <w:rPr>
            <w:rFonts w:ascii="Latha" w:hAnsi="Latha" w:cs="Latha"/>
            <w:color w:val="3A3A3A"/>
            <w:sz w:val="27"/>
            <w:szCs w:val="27"/>
          </w:rPr>
          <w:t>தந்தையே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நான்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அறியேன்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என்றார்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குலசேகரபாண்டியன்</w:t>
        </w:r>
        <w:r>
          <w:rPr>
            <w:rFonts w:ascii="Segoe UI" w:hAnsi="Segoe UI" w:cs="Segoe UI"/>
            <w:color w:val="3A3A3A"/>
            <w:sz w:val="27"/>
            <w:szCs w:val="27"/>
          </w:rPr>
          <w:t>.</w:t>
        </w:r>
        <w:proofErr w:type="gramEnd"/>
      </w:ins>
    </w:p>
    <w:p w:rsidR="002B3C7C" w:rsidRDefault="002B3C7C" w:rsidP="002B3C7C">
      <w:pPr>
        <w:pStyle w:val="NormalWeb"/>
        <w:shd w:val="clear" w:color="auto" w:fill="FFFFFF"/>
        <w:spacing w:before="0" w:beforeAutospacing="0" w:after="384" w:afterAutospacing="0"/>
        <w:textAlignment w:val="baseline"/>
        <w:rPr>
          <w:ins w:id="9" w:author="Unknown"/>
          <w:rFonts w:ascii="Segoe UI" w:hAnsi="Segoe UI" w:cs="Segoe UI"/>
          <w:color w:val="3A3A3A"/>
          <w:sz w:val="27"/>
          <w:szCs w:val="27"/>
        </w:rPr>
      </w:pPr>
      <w:ins w:id="10" w:author="Unknown">
        <w:r>
          <w:rPr>
            <w:rFonts w:ascii="Latha" w:hAnsi="Latha" w:cs="Latha"/>
            <w:color w:val="3A3A3A"/>
            <w:sz w:val="27"/>
            <w:szCs w:val="27"/>
          </w:rPr>
          <w:t>இறைவனின்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பதில</w:t>
        </w:r>
        <w:proofErr w:type="gramStart"/>
        <w:r>
          <w:rPr>
            <w:rFonts w:ascii="Latha" w:hAnsi="Latha" w:cs="Latha"/>
            <w:color w:val="3A3A3A"/>
            <w:sz w:val="27"/>
            <w:szCs w:val="27"/>
          </w:rPr>
          <w:t>்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:</w:t>
        </w:r>
        <w:proofErr w:type="gramEnd"/>
        <w:r>
          <w:rPr>
            <w:rFonts w:ascii="Segoe UI" w:hAnsi="Segoe UI" w:cs="Segoe UI"/>
            <w:color w:val="3A3A3A"/>
            <w:sz w:val="27"/>
            <w:szCs w:val="27"/>
          </w:rPr>
          <w:br/>
          <w:t>‘</w:t>
        </w:r>
        <w:r>
          <w:rPr>
            <w:rFonts w:ascii="Latha" w:hAnsi="Latha" w:cs="Latha"/>
            <w:color w:val="3A3A3A"/>
            <w:sz w:val="27"/>
            <w:szCs w:val="27"/>
          </w:rPr>
          <w:t>வயல்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சூழ்ந்த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கடம்பவனத்தைவிட்டு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ஒருபோதும்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நீங்கமாட்டோம்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.’ </w:t>
        </w:r>
        <w:proofErr w:type="gramStart"/>
        <w:r>
          <w:rPr>
            <w:rFonts w:ascii="Segoe UI" w:hAnsi="Segoe UI" w:cs="Segoe UI"/>
            <w:color w:val="3A3A3A"/>
            <w:sz w:val="27"/>
            <w:szCs w:val="27"/>
          </w:rPr>
          <w:t>‘</w:t>
        </w:r>
        <w:r>
          <w:rPr>
            <w:rFonts w:ascii="Latha" w:hAnsi="Latha" w:cs="Latha"/>
            <w:color w:val="3A3A3A"/>
            <w:sz w:val="27"/>
            <w:szCs w:val="27"/>
          </w:rPr>
          <w:t>இடைக்காடனார்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பாடலை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இகழ்ந்த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குற்றம்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தவிர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உன்னிடம்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குற்றம்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இல்லை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’ </w:t>
        </w:r>
        <w:r>
          <w:rPr>
            <w:rFonts w:ascii="Latha" w:hAnsi="Latha" w:cs="Latha"/>
            <w:color w:val="3A3A3A"/>
            <w:sz w:val="27"/>
            <w:szCs w:val="27"/>
          </w:rPr>
          <w:t>என்றார்</w:t>
        </w:r>
        <w:r>
          <w:rPr>
            <w:rFonts w:ascii="Segoe UI" w:hAnsi="Segoe UI" w:cs="Segoe UI"/>
            <w:color w:val="3A3A3A"/>
            <w:sz w:val="27"/>
            <w:szCs w:val="27"/>
          </w:rPr>
          <w:t>.</w:t>
        </w:r>
        <w:proofErr w:type="gramEnd"/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proofErr w:type="gramStart"/>
        <w:r>
          <w:rPr>
            <w:rFonts w:ascii="Segoe UI" w:hAnsi="Segoe UI" w:cs="Segoe UI"/>
            <w:color w:val="3A3A3A"/>
            <w:sz w:val="27"/>
            <w:szCs w:val="27"/>
          </w:rPr>
          <w:t>‘</w:t>
        </w:r>
        <w:r>
          <w:rPr>
            <w:rFonts w:ascii="Latha" w:hAnsi="Latha" w:cs="Latha"/>
            <w:color w:val="3A3A3A"/>
            <w:sz w:val="27"/>
            <w:szCs w:val="27"/>
          </w:rPr>
          <w:t>இடைக்காடன்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மீது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கொண்ட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அன்பினால்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இங்கு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வந்தோம்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’ </w:t>
        </w:r>
        <w:r>
          <w:rPr>
            <w:rFonts w:ascii="Latha" w:hAnsi="Latha" w:cs="Latha"/>
            <w:color w:val="3A3A3A"/>
            <w:sz w:val="27"/>
            <w:szCs w:val="27"/>
          </w:rPr>
          <w:t>என்றார்</w:t>
        </w:r>
        <w:r>
          <w:rPr>
            <w:rFonts w:ascii="Segoe UI" w:hAnsi="Segoe UI" w:cs="Segoe UI"/>
            <w:color w:val="3A3A3A"/>
            <w:sz w:val="27"/>
            <w:szCs w:val="27"/>
          </w:rPr>
          <w:t>.</w:t>
        </w:r>
        <w:proofErr w:type="gramEnd"/>
      </w:ins>
    </w:p>
    <w:p w:rsidR="002B3C7C" w:rsidRDefault="002B3C7C" w:rsidP="002B3C7C">
      <w:pPr>
        <w:pStyle w:val="NormalWeb"/>
        <w:shd w:val="clear" w:color="auto" w:fill="FFFFFF"/>
        <w:spacing w:before="0" w:beforeAutospacing="0" w:after="384" w:afterAutospacing="0"/>
        <w:textAlignment w:val="baseline"/>
        <w:rPr>
          <w:ins w:id="11" w:author="Unknown"/>
          <w:rFonts w:ascii="Segoe UI" w:hAnsi="Segoe UI" w:cs="Segoe UI"/>
          <w:color w:val="3A3A3A"/>
          <w:sz w:val="27"/>
          <w:szCs w:val="27"/>
        </w:rPr>
      </w:pPr>
      <w:ins w:id="12" w:author="Unknown">
        <w:r>
          <w:rPr>
            <w:rFonts w:ascii="Latha" w:hAnsi="Latha" w:cs="Latha"/>
            <w:color w:val="3A3A3A"/>
            <w:sz w:val="27"/>
            <w:szCs w:val="27"/>
          </w:rPr>
          <w:lastRenderedPageBreak/>
          <w:t>பிழையைப்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பொறுத்தருள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இறைவனிடம்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வேண்டுதல</w:t>
        </w:r>
        <w:proofErr w:type="gramStart"/>
        <w:r>
          <w:rPr>
            <w:rFonts w:ascii="Latha" w:hAnsi="Latha" w:cs="Latha"/>
            <w:color w:val="3A3A3A"/>
            <w:sz w:val="27"/>
            <w:szCs w:val="27"/>
          </w:rPr>
          <w:t>்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:</w:t>
        </w:r>
        <w:proofErr w:type="gramEnd"/>
        <w:r>
          <w:rPr>
            <w:rFonts w:ascii="Segoe UI" w:hAnsi="Segoe UI" w:cs="Segoe UI"/>
            <w:color w:val="3A3A3A"/>
            <w:sz w:val="27"/>
            <w:szCs w:val="27"/>
          </w:rPr>
          <w:br/>
        </w:r>
        <w:r>
          <w:rPr>
            <w:rFonts w:ascii="Latha" w:hAnsi="Latha" w:cs="Latha"/>
            <w:color w:val="3A3A3A"/>
            <w:sz w:val="27"/>
            <w:szCs w:val="27"/>
          </w:rPr>
          <w:t>வானிலிருந்து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ஒலித்த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இறைவனின்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சொல்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கேட்டான்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குலேச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பாண்டியன்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. </w:t>
        </w:r>
        <w:r>
          <w:rPr>
            <w:rFonts w:ascii="Latha" w:hAnsi="Latha" w:cs="Latha"/>
            <w:color w:val="3A3A3A"/>
            <w:sz w:val="27"/>
            <w:szCs w:val="27"/>
          </w:rPr>
          <w:t>மகிழ்ந்து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, </w:t>
        </w:r>
        <w:r>
          <w:rPr>
            <w:rFonts w:ascii="Latha" w:hAnsi="Latha" w:cs="Latha"/>
            <w:color w:val="3A3A3A"/>
            <w:sz w:val="27"/>
            <w:szCs w:val="27"/>
          </w:rPr>
          <w:t>பரம்பொருளே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! </w:t>
        </w:r>
        <w:r>
          <w:rPr>
            <w:rFonts w:ascii="Latha" w:hAnsi="Latha" w:cs="Latha"/>
            <w:color w:val="3A3A3A"/>
            <w:sz w:val="27"/>
            <w:szCs w:val="27"/>
          </w:rPr>
          <w:t>புண்ணியனே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! </w:t>
        </w:r>
        <w:proofErr w:type="gramStart"/>
        <w:r>
          <w:rPr>
            <w:rFonts w:ascii="Latha" w:hAnsi="Latha" w:cs="Latha"/>
            <w:color w:val="3A3A3A"/>
            <w:sz w:val="27"/>
            <w:szCs w:val="27"/>
          </w:rPr>
          <w:t>சிறியவரின்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குற்றம்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பொறுப்பது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பெரியவர்க்குப்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பெருமை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என்று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குற்றத்தைப்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பொறுக்க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வேண்டினான்</w:t>
        </w:r>
        <w:r>
          <w:rPr>
            <w:rFonts w:ascii="Segoe UI" w:hAnsi="Segoe UI" w:cs="Segoe UI"/>
            <w:color w:val="3A3A3A"/>
            <w:sz w:val="27"/>
            <w:szCs w:val="27"/>
          </w:rPr>
          <w:t>.</w:t>
        </w:r>
        <w:proofErr w:type="gramEnd"/>
      </w:ins>
    </w:p>
    <w:p w:rsidR="002B3C7C" w:rsidRDefault="002B3C7C" w:rsidP="002B3C7C">
      <w:pPr>
        <w:pStyle w:val="NormalWeb"/>
        <w:shd w:val="clear" w:color="auto" w:fill="FFFFFF"/>
        <w:spacing w:before="0" w:beforeAutospacing="0" w:after="384" w:afterAutospacing="0"/>
        <w:textAlignment w:val="baseline"/>
        <w:rPr>
          <w:ins w:id="13" w:author="Unknown"/>
          <w:rFonts w:ascii="Segoe UI" w:hAnsi="Segoe UI" w:cs="Segoe UI"/>
          <w:color w:val="3A3A3A"/>
          <w:sz w:val="27"/>
          <w:szCs w:val="27"/>
        </w:rPr>
      </w:pPr>
      <w:ins w:id="14" w:author="Unknown">
        <w:r>
          <w:rPr>
            <w:rFonts w:ascii="Latha" w:hAnsi="Latha" w:cs="Latha"/>
            <w:color w:val="3A3A3A"/>
            <w:sz w:val="27"/>
            <w:szCs w:val="27"/>
          </w:rPr>
          <w:t>மன்னன்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இடைக்காடனாருக்குப்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பெருமை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செய்தல</w:t>
        </w:r>
        <w:proofErr w:type="gramStart"/>
        <w:r>
          <w:rPr>
            <w:rFonts w:ascii="Latha" w:hAnsi="Latha" w:cs="Latha"/>
            <w:color w:val="3A3A3A"/>
            <w:sz w:val="27"/>
            <w:szCs w:val="27"/>
          </w:rPr>
          <w:t>்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:</w:t>
        </w:r>
        <w:proofErr w:type="gramEnd"/>
        <w:r>
          <w:rPr>
            <w:rFonts w:ascii="Segoe UI" w:hAnsi="Segoe UI" w:cs="Segoe UI"/>
            <w:color w:val="3A3A3A"/>
            <w:sz w:val="27"/>
            <w:szCs w:val="27"/>
          </w:rPr>
          <w:br/>
        </w:r>
        <w:r>
          <w:rPr>
            <w:rFonts w:ascii="Latha" w:hAnsi="Latha" w:cs="Latha"/>
            <w:color w:val="3A3A3A"/>
            <w:sz w:val="27"/>
            <w:szCs w:val="27"/>
          </w:rPr>
          <w:t>மன்னனின்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மாளிகை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வாழை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, </w:t>
        </w:r>
        <w:r>
          <w:rPr>
            <w:rFonts w:ascii="Latha" w:hAnsi="Latha" w:cs="Latha"/>
            <w:color w:val="3A3A3A"/>
            <w:sz w:val="27"/>
            <w:szCs w:val="27"/>
          </w:rPr>
          <w:t>சாமரை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இவற்றாலான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விதானமும்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விளக்கும்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உடையது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. </w:t>
        </w:r>
        <w:proofErr w:type="gramStart"/>
        <w:r>
          <w:rPr>
            <w:rFonts w:ascii="Latha" w:hAnsi="Latha" w:cs="Latha"/>
            <w:color w:val="3A3A3A"/>
            <w:sz w:val="27"/>
            <w:szCs w:val="27"/>
          </w:rPr>
          <w:t>பூரண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கும்பம்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மாலை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, </w:t>
        </w:r>
        <w:r>
          <w:rPr>
            <w:rFonts w:ascii="Latha" w:hAnsi="Latha" w:cs="Latha"/>
            <w:color w:val="3A3A3A"/>
            <w:sz w:val="27"/>
            <w:szCs w:val="27"/>
          </w:rPr>
          <w:t>கொடி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இவற்றால்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ஒப்பனை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செய்யப்பட்டது</w:t>
        </w:r>
        <w:r>
          <w:rPr>
            <w:rFonts w:ascii="Segoe UI" w:hAnsi="Segoe UI" w:cs="Segoe UI"/>
            <w:color w:val="3A3A3A"/>
            <w:sz w:val="27"/>
            <w:szCs w:val="27"/>
          </w:rPr>
          <w:t>.</w:t>
        </w:r>
        <w:proofErr w:type="gramEnd"/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proofErr w:type="gramStart"/>
        <w:r>
          <w:rPr>
            <w:rFonts w:ascii="Latha" w:hAnsi="Latha" w:cs="Latha"/>
            <w:color w:val="3A3A3A"/>
            <w:sz w:val="27"/>
            <w:szCs w:val="27"/>
          </w:rPr>
          <w:t>புலவர்கள்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சூழ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இடைக்காடனாரை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மங்கலமாக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ஒப்பனை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செய்து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பொன்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இருக்கையில்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அமர்த்தினான்</w:t>
        </w:r>
        <w:r>
          <w:rPr>
            <w:rFonts w:ascii="Segoe UI" w:hAnsi="Segoe UI" w:cs="Segoe UI"/>
            <w:color w:val="3A3A3A"/>
            <w:sz w:val="27"/>
            <w:szCs w:val="27"/>
          </w:rPr>
          <w:t>.</w:t>
        </w:r>
        <w:proofErr w:type="gramEnd"/>
      </w:ins>
    </w:p>
    <w:p w:rsidR="002B3C7C" w:rsidRDefault="002B3C7C" w:rsidP="002B3C7C">
      <w:pPr>
        <w:pStyle w:val="NormalWeb"/>
        <w:shd w:val="clear" w:color="auto" w:fill="FFFFFF"/>
        <w:spacing w:before="0" w:beforeAutospacing="0" w:after="384" w:afterAutospacing="0"/>
        <w:textAlignment w:val="baseline"/>
        <w:rPr>
          <w:ins w:id="15" w:author="Unknown"/>
          <w:rFonts w:ascii="Segoe UI" w:hAnsi="Segoe UI" w:cs="Segoe UI"/>
          <w:color w:val="3A3A3A"/>
          <w:sz w:val="27"/>
          <w:szCs w:val="27"/>
        </w:rPr>
      </w:pPr>
      <w:ins w:id="16" w:author="Unknown">
        <w:r>
          <w:rPr>
            <w:rFonts w:ascii="Latha" w:hAnsi="Latha" w:cs="Latha"/>
            <w:color w:val="3A3A3A"/>
            <w:sz w:val="27"/>
            <w:szCs w:val="27"/>
          </w:rPr>
          <w:t>மன்னன்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புலவரிடம்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வேண்டுதல</w:t>
        </w:r>
        <w:proofErr w:type="gramStart"/>
        <w:r>
          <w:rPr>
            <w:rFonts w:ascii="Latha" w:hAnsi="Latha" w:cs="Latha"/>
            <w:color w:val="3A3A3A"/>
            <w:sz w:val="27"/>
            <w:szCs w:val="27"/>
          </w:rPr>
          <w:t>்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:</w:t>
        </w:r>
        <w:proofErr w:type="gramEnd"/>
        <w:r>
          <w:rPr>
            <w:rFonts w:ascii="Segoe UI" w:hAnsi="Segoe UI" w:cs="Segoe UI"/>
            <w:color w:val="3A3A3A"/>
            <w:sz w:val="27"/>
            <w:szCs w:val="27"/>
          </w:rPr>
          <w:br/>
        </w:r>
        <w:r>
          <w:rPr>
            <w:rFonts w:ascii="Latha" w:hAnsi="Latha" w:cs="Latha"/>
            <w:color w:val="3A3A3A"/>
            <w:sz w:val="27"/>
            <w:szCs w:val="27"/>
          </w:rPr>
          <w:t>மன்னன்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புலவர்களிடம்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, </w:t>
        </w:r>
        <w:r>
          <w:rPr>
            <w:rFonts w:ascii="Latha" w:hAnsi="Latha" w:cs="Latha"/>
            <w:color w:val="3A3A3A"/>
            <w:sz w:val="27"/>
            <w:szCs w:val="27"/>
          </w:rPr>
          <w:t>தான்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இடைக்காடனாருக்குச்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செய்த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குற்றத்தைப்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பொறுத்துக்கொள்ள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வேண்டும்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என்றான்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. </w:t>
        </w:r>
        <w:proofErr w:type="gramStart"/>
        <w:r>
          <w:rPr>
            <w:rFonts w:ascii="Latha" w:hAnsi="Latha" w:cs="Latha"/>
            <w:color w:val="3A3A3A"/>
            <w:sz w:val="27"/>
            <w:szCs w:val="27"/>
          </w:rPr>
          <w:t>புலவர்களும்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, </w:t>
        </w:r>
        <w:r>
          <w:rPr>
            <w:rFonts w:ascii="Latha" w:hAnsi="Latha" w:cs="Latha"/>
            <w:color w:val="3A3A3A"/>
            <w:sz w:val="27"/>
            <w:szCs w:val="27"/>
          </w:rPr>
          <w:t>நீர்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கூறிய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அமுதம்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போன்ற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சொல்லால்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எங்கள்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சினம்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தணிந்துவிட்டது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என்றனர்</w:t>
        </w:r>
        <w:r>
          <w:rPr>
            <w:rFonts w:ascii="Segoe UI" w:hAnsi="Segoe UI" w:cs="Segoe UI"/>
            <w:color w:val="3A3A3A"/>
            <w:sz w:val="27"/>
            <w:szCs w:val="27"/>
          </w:rPr>
          <w:t>.</w:t>
        </w:r>
        <w:proofErr w:type="gramEnd"/>
      </w:ins>
    </w:p>
    <w:p w:rsidR="00AD67A9" w:rsidRDefault="00AD67A9" w:rsidP="00AD67A9">
      <w:pPr>
        <w:rPr>
          <w:rFonts w:ascii="Bamini" w:hAnsi="Bamini"/>
          <w:sz w:val="24"/>
          <w:szCs w:val="24"/>
          <w:lang w:val="en-IN"/>
        </w:rPr>
      </w:pPr>
      <w:r>
        <w:rPr>
          <w:rFonts w:ascii="Bamini" w:hAnsi="Bamini"/>
          <w:sz w:val="24"/>
          <w:szCs w:val="24"/>
          <w:lang w:val="en-IN"/>
        </w:rPr>
        <w:t xml:space="preserve"> (</w:t>
      </w:r>
      <w:proofErr w:type="gramStart"/>
      <w:r>
        <w:rPr>
          <w:rFonts w:ascii="Bamini" w:hAnsi="Bamini"/>
          <w:sz w:val="24"/>
          <w:szCs w:val="24"/>
          <w:lang w:val="en-IN"/>
        </w:rPr>
        <w:t>my;</w:t>
      </w:r>
      <w:proofErr w:type="gramEnd"/>
      <w:r>
        <w:rPr>
          <w:rFonts w:ascii="Bamini" w:hAnsi="Bamini"/>
          <w:sz w:val="24"/>
          <w:szCs w:val="24"/>
          <w:lang w:val="en-IN"/>
        </w:rPr>
        <w:t>yJ)</w:t>
      </w:r>
    </w:p>
    <w:p w:rsidR="002B3C7C" w:rsidRPr="002B3C7C" w:rsidRDefault="00AD67A9" w:rsidP="002B3C7C">
      <w:pPr>
        <w:pStyle w:val="NormalWeb"/>
        <w:shd w:val="clear" w:color="auto" w:fill="FFFFFF"/>
        <w:spacing w:before="0" w:beforeAutospacing="0" w:after="384" w:afterAutospacing="0"/>
        <w:textAlignment w:val="baseline"/>
        <w:rPr>
          <w:rFonts w:ascii="Segoe UI" w:hAnsi="Segoe UI" w:cs="Segoe UI"/>
          <w:color w:val="3A3A3A"/>
          <w:sz w:val="27"/>
          <w:szCs w:val="27"/>
        </w:rPr>
      </w:pPr>
      <w:r>
        <w:rPr>
          <w:rFonts w:ascii="Bamini" w:hAnsi="Bamini"/>
          <w:lang w:val="en-IN"/>
        </w:rPr>
        <w:t xml:space="preserve">M) </w:t>
      </w:r>
      <w:r w:rsidR="002B3C7C" w:rsidRPr="002B3C7C">
        <w:rPr>
          <w:rFonts w:ascii="Segoe UI" w:hAnsi="Segoe UI" w:cs="Segoe UI"/>
          <w:color w:val="3A3A3A"/>
          <w:sz w:val="27"/>
          <w:szCs w:val="27"/>
        </w:rPr>
        <w:br/>
      </w:r>
      <w:r w:rsidR="002B3C7C" w:rsidRPr="002B3C7C">
        <w:rPr>
          <w:rFonts w:ascii="Latha" w:hAnsi="Latha" w:cs="Latha"/>
          <w:color w:val="3A3A3A"/>
          <w:sz w:val="27"/>
          <w:szCs w:val="27"/>
        </w:rPr>
        <w:t>குறிப்புச்சட்டம்</w:t>
      </w:r>
      <w:r w:rsidR="002B3C7C" w:rsidRPr="002B3C7C">
        <w:rPr>
          <w:rFonts w:ascii="Segoe UI" w:hAnsi="Segoe UI" w:cs="Segoe UI"/>
          <w:color w:val="3A3A3A"/>
          <w:sz w:val="27"/>
          <w:szCs w:val="27"/>
        </w:rPr>
        <w:t xml:space="preserve"> –</w:t>
      </w:r>
      <w:r w:rsidR="002B3C7C" w:rsidRPr="002B3C7C">
        <w:rPr>
          <w:rFonts w:ascii="Segoe UI" w:hAnsi="Segoe UI" w:cs="Segoe UI"/>
          <w:color w:val="3A3A3A"/>
          <w:sz w:val="27"/>
          <w:szCs w:val="27"/>
        </w:rPr>
        <w:br/>
      </w:r>
      <w:r w:rsidR="002B3C7C" w:rsidRPr="002B3C7C">
        <w:rPr>
          <w:rFonts w:ascii="Latha" w:hAnsi="Latha" w:cs="Latha"/>
          <w:color w:val="3A3A3A"/>
          <w:sz w:val="27"/>
          <w:szCs w:val="27"/>
        </w:rPr>
        <w:t>அறிமுகவுரை</w:t>
      </w:r>
      <w:r w:rsidR="002B3C7C" w:rsidRPr="002B3C7C">
        <w:rPr>
          <w:rFonts w:ascii="Segoe UI" w:hAnsi="Segoe UI" w:cs="Segoe UI"/>
          <w:color w:val="3A3A3A"/>
          <w:sz w:val="27"/>
          <w:szCs w:val="27"/>
        </w:rPr>
        <w:t xml:space="preserve"> </w:t>
      </w:r>
      <w:r w:rsidR="002B3C7C" w:rsidRPr="002B3C7C">
        <w:rPr>
          <w:rFonts w:ascii="Latha" w:hAnsi="Latha" w:cs="Latha"/>
          <w:color w:val="3A3A3A"/>
          <w:sz w:val="27"/>
          <w:szCs w:val="27"/>
        </w:rPr>
        <w:t>சொல்வளம்</w:t>
      </w:r>
      <w:r w:rsidR="002B3C7C" w:rsidRPr="002B3C7C">
        <w:rPr>
          <w:rFonts w:ascii="Segoe UI" w:hAnsi="Segoe UI" w:cs="Segoe UI"/>
          <w:color w:val="3A3A3A"/>
          <w:sz w:val="27"/>
          <w:szCs w:val="27"/>
        </w:rPr>
        <w:t xml:space="preserve"> </w:t>
      </w:r>
      <w:r w:rsidR="002B3C7C" w:rsidRPr="002B3C7C">
        <w:rPr>
          <w:rFonts w:ascii="Latha" w:hAnsi="Latha" w:cs="Latha"/>
          <w:color w:val="3A3A3A"/>
          <w:sz w:val="27"/>
          <w:szCs w:val="27"/>
        </w:rPr>
        <w:t>சொல்லாக்கத்திற்கான</w:t>
      </w:r>
      <w:r w:rsidR="002B3C7C" w:rsidRPr="002B3C7C">
        <w:rPr>
          <w:rFonts w:ascii="Segoe UI" w:hAnsi="Segoe UI" w:cs="Segoe UI"/>
          <w:color w:val="3A3A3A"/>
          <w:sz w:val="27"/>
          <w:szCs w:val="27"/>
        </w:rPr>
        <w:t xml:space="preserve"> </w:t>
      </w:r>
      <w:r w:rsidR="002B3C7C" w:rsidRPr="002B3C7C">
        <w:rPr>
          <w:rFonts w:ascii="Latha" w:hAnsi="Latha" w:cs="Latha"/>
          <w:color w:val="3A3A3A"/>
          <w:sz w:val="27"/>
          <w:szCs w:val="27"/>
        </w:rPr>
        <w:t>தேவை</w:t>
      </w:r>
      <w:r w:rsidR="002B3C7C" w:rsidRPr="002B3C7C">
        <w:rPr>
          <w:rFonts w:ascii="Segoe UI" w:hAnsi="Segoe UI" w:cs="Segoe UI"/>
          <w:color w:val="3A3A3A"/>
          <w:sz w:val="27"/>
          <w:szCs w:val="27"/>
        </w:rPr>
        <w:t xml:space="preserve"> </w:t>
      </w:r>
      <w:r w:rsidR="002B3C7C" w:rsidRPr="002B3C7C">
        <w:rPr>
          <w:rFonts w:ascii="Latha" w:hAnsi="Latha" w:cs="Latha"/>
          <w:color w:val="3A3A3A"/>
          <w:sz w:val="27"/>
          <w:szCs w:val="27"/>
        </w:rPr>
        <w:t>நிறைவுரை</w:t>
      </w:r>
      <w:r w:rsidR="002B3C7C" w:rsidRPr="002B3C7C">
        <w:rPr>
          <w:rFonts w:ascii="Segoe UI" w:hAnsi="Segoe UI" w:cs="Segoe UI"/>
          <w:color w:val="3A3A3A"/>
          <w:sz w:val="27"/>
          <w:szCs w:val="27"/>
        </w:rPr>
        <w:t xml:space="preserve"> </w:t>
      </w:r>
      <w:r w:rsidR="002B3C7C" w:rsidRPr="002B3C7C">
        <w:rPr>
          <w:rFonts w:ascii="Latha" w:hAnsi="Latha" w:cs="Latha"/>
          <w:color w:val="3A3A3A"/>
          <w:sz w:val="27"/>
          <w:szCs w:val="27"/>
        </w:rPr>
        <w:t>அறிமுகவுரை</w:t>
      </w:r>
      <w:r w:rsidR="002B3C7C" w:rsidRPr="002B3C7C">
        <w:rPr>
          <w:rFonts w:ascii="Segoe UI" w:hAnsi="Segoe UI" w:cs="Segoe UI"/>
          <w:color w:val="3A3A3A"/>
          <w:sz w:val="27"/>
          <w:szCs w:val="27"/>
        </w:rPr>
        <w:t xml:space="preserve">: </w:t>
      </w:r>
      <w:r w:rsidR="002B3C7C" w:rsidRPr="002B3C7C">
        <w:rPr>
          <w:rFonts w:ascii="Latha" w:hAnsi="Latha" w:cs="Latha"/>
          <w:color w:val="3A3A3A"/>
          <w:sz w:val="27"/>
          <w:szCs w:val="27"/>
        </w:rPr>
        <w:t>வணக்கம்</w:t>
      </w:r>
      <w:r w:rsidR="002B3C7C" w:rsidRPr="002B3C7C">
        <w:rPr>
          <w:rFonts w:ascii="Segoe UI" w:hAnsi="Segoe UI" w:cs="Segoe UI"/>
          <w:color w:val="3A3A3A"/>
          <w:sz w:val="27"/>
          <w:szCs w:val="27"/>
        </w:rPr>
        <w:t xml:space="preserve">! </w:t>
      </w:r>
      <w:r w:rsidR="002B3C7C" w:rsidRPr="002B3C7C">
        <w:rPr>
          <w:rFonts w:ascii="Latha" w:hAnsi="Latha" w:cs="Latha"/>
          <w:color w:val="3A3A3A"/>
          <w:sz w:val="27"/>
          <w:szCs w:val="27"/>
        </w:rPr>
        <w:t>அன்னைமொழியே</w:t>
      </w:r>
      <w:r w:rsidR="002B3C7C" w:rsidRPr="002B3C7C">
        <w:rPr>
          <w:rFonts w:ascii="Segoe UI" w:hAnsi="Segoe UI" w:cs="Segoe UI"/>
          <w:color w:val="3A3A3A"/>
          <w:sz w:val="27"/>
          <w:szCs w:val="27"/>
        </w:rPr>
        <w:t xml:space="preserve">! </w:t>
      </w:r>
      <w:r w:rsidR="002B3C7C" w:rsidRPr="002B3C7C">
        <w:rPr>
          <w:rFonts w:ascii="Latha" w:hAnsi="Latha" w:cs="Latha"/>
          <w:color w:val="3A3A3A"/>
          <w:sz w:val="27"/>
          <w:szCs w:val="27"/>
        </w:rPr>
        <w:t>அழகார்ந்த</w:t>
      </w:r>
      <w:r w:rsidR="002B3C7C" w:rsidRPr="002B3C7C">
        <w:rPr>
          <w:rFonts w:ascii="Segoe UI" w:hAnsi="Segoe UI" w:cs="Segoe UI"/>
          <w:color w:val="3A3A3A"/>
          <w:sz w:val="27"/>
          <w:szCs w:val="27"/>
        </w:rPr>
        <w:t xml:space="preserve"> </w:t>
      </w:r>
      <w:r w:rsidR="002B3C7C" w:rsidRPr="002B3C7C">
        <w:rPr>
          <w:rFonts w:ascii="Latha" w:hAnsi="Latha" w:cs="Latha"/>
          <w:color w:val="3A3A3A"/>
          <w:sz w:val="27"/>
          <w:szCs w:val="27"/>
        </w:rPr>
        <w:t>செந்தமிழே</w:t>
      </w:r>
      <w:r w:rsidR="002B3C7C" w:rsidRPr="002B3C7C">
        <w:rPr>
          <w:rFonts w:ascii="Segoe UI" w:hAnsi="Segoe UI" w:cs="Segoe UI"/>
          <w:color w:val="3A3A3A"/>
          <w:sz w:val="27"/>
          <w:szCs w:val="27"/>
        </w:rPr>
        <w:t xml:space="preserve">! </w:t>
      </w:r>
      <w:proofErr w:type="gramStart"/>
      <w:r w:rsidR="002B3C7C" w:rsidRPr="002B3C7C">
        <w:rPr>
          <w:rFonts w:ascii="Latha" w:hAnsi="Latha" w:cs="Latha"/>
          <w:color w:val="3A3A3A"/>
          <w:sz w:val="27"/>
          <w:szCs w:val="27"/>
        </w:rPr>
        <w:t>எனப்</w:t>
      </w:r>
      <w:r w:rsidR="002B3C7C" w:rsidRPr="002B3C7C">
        <w:rPr>
          <w:rFonts w:ascii="Segoe UI" w:hAnsi="Segoe UI" w:cs="Segoe UI"/>
          <w:color w:val="3A3A3A"/>
          <w:sz w:val="27"/>
          <w:szCs w:val="27"/>
        </w:rPr>
        <w:t xml:space="preserve"> </w:t>
      </w:r>
      <w:r w:rsidR="002B3C7C" w:rsidRPr="002B3C7C">
        <w:rPr>
          <w:rFonts w:ascii="Latha" w:hAnsi="Latha" w:cs="Latha"/>
          <w:color w:val="3A3A3A"/>
          <w:sz w:val="27"/>
          <w:szCs w:val="27"/>
        </w:rPr>
        <w:t>போற்றப்படும்</w:t>
      </w:r>
      <w:r w:rsidR="002B3C7C" w:rsidRPr="002B3C7C">
        <w:rPr>
          <w:rFonts w:ascii="Segoe UI" w:hAnsi="Segoe UI" w:cs="Segoe UI"/>
          <w:color w:val="3A3A3A"/>
          <w:sz w:val="27"/>
          <w:szCs w:val="27"/>
        </w:rPr>
        <w:t xml:space="preserve"> </w:t>
      </w:r>
      <w:r w:rsidR="002B3C7C" w:rsidRPr="002B3C7C">
        <w:rPr>
          <w:rFonts w:ascii="Latha" w:hAnsi="Latha" w:cs="Latha"/>
          <w:color w:val="3A3A3A"/>
          <w:sz w:val="27"/>
          <w:szCs w:val="27"/>
        </w:rPr>
        <w:t>தமிழ்மொழி</w:t>
      </w:r>
      <w:r w:rsidR="002B3C7C" w:rsidRPr="002B3C7C">
        <w:rPr>
          <w:rFonts w:ascii="Segoe UI" w:hAnsi="Segoe UI" w:cs="Segoe UI"/>
          <w:color w:val="3A3A3A"/>
          <w:sz w:val="27"/>
          <w:szCs w:val="27"/>
        </w:rPr>
        <w:t xml:space="preserve"> </w:t>
      </w:r>
      <w:r w:rsidR="002B3C7C" w:rsidRPr="002B3C7C">
        <w:rPr>
          <w:rFonts w:ascii="Latha" w:hAnsi="Latha" w:cs="Latha"/>
          <w:color w:val="3A3A3A"/>
          <w:sz w:val="27"/>
          <w:szCs w:val="27"/>
        </w:rPr>
        <w:t>பிறமொழிகளுக்கெல்லாம்</w:t>
      </w:r>
      <w:r w:rsidR="002B3C7C" w:rsidRPr="002B3C7C">
        <w:rPr>
          <w:rFonts w:ascii="Segoe UI" w:hAnsi="Segoe UI" w:cs="Segoe UI"/>
          <w:color w:val="3A3A3A"/>
          <w:sz w:val="27"/>
          <w:szCs w:val="27"/>
        </w:rPr>
        <w:t xml:space="preserve"> </w:t>
      </w:r>
      <w:r w:rsidR="002B3C7C" w:rsidRPr="002B3C7C">
        <w:rPr>
          <w:rFonts w:ascii="Latha" w:hAnsi="Latha" w:cs="Latha"/>
          <w:color w:val="3A3A3A"/>
          <w:sz w:val="27"/>
          <w:szCs w:val="27"/>
        </w:rPr>
        <w:t>தலைச்சிறந்த</w:t>
      </w:r>
      <w:r w:rsidR="002B3C7C" w:rsidRPr="002B3C7C">
        <w:rPr>
          <w:rFonts w:ascii="Segoe UI" w:hAnsi="Segoe UI" w:cs="Segoe UI"/>
          <w:color w:val="3A3A3A"/>
          <w:sz w:val="27"/>
          <w:szCs w:val="27"/>
        </w:rPr>
        <w:t xml:space="preserve"> </w:t>
      </w:r>
      <w:r w:rsidR="002B3C7C" w:rsidRPr="002B3C7C">
        <w:rPr>
          <w:rFonts w:ascii="Latha" w:hAnsi="Latha" w:cs="Latha"/>
          <w:color w:val="3A3A3A"/>
          <w:sz w:val="27"/>
          <w:szCs w:val="27"/>
        </w:rPr>
        <w:t>மொழியாகும்</w:t>
      </w:r>
      <w:r w:rsidR="002B3C7C" w:rsidRPr="002B3C7C">
        <w:rPr>
          <w:rFonts w:ascii="Segoe UI" w:hAnsi="Segoe UI" w:cs="Segoe UI"/>
          <w:color w:val="3A3A3A"/>
          <w:sz w:val="27"/>
          <w:szCs w:val="27"/>
        </w:rPr>
        <w:t>.</w:t>
      </w:r>
      <w:proofErr w:type="gramEnd"/>
      <w:r w:rsidR="002B3C7C" w:rsidRPr="002B3C7C">
        <w:rPr>
          <w:rFonts w:ascii="Segoe UI" w:hAnsi="Segoe UI" w:cs="Segoe UI"/>
          <w:color w:val="3A3A3A"/>
          <w:sz w:val="27"/>
          <w:szCs w:val="27"/>
        </w:rPr>
        <w:t xml:space="preserve"> </w:t>
      </w:r>
      <w:proofErr w:type="gramStart"/>
      <w:r w:rsidR="002B3C7C" w:rsidRPr="002B3C7C">
        <w:rPr>
          <w:rFonts w:ascii="Latha" w:hAnsi="Latha" w:cs="Latha"/>
          <w:color w:val="3A3A3A"/>
          <w:sz w:val="27"/>
          <w:szCs w:val="27"/>
        </w:rPr>
        <w:t>அம்மொழியின்</w:t>
      </w:r>
      <w:r w:rsidR="002B3C7C" w:rsidRPr="002B3C7C">
        <w:rPr>
          <w:rFonts w:ascii="Segoe UI" w:hAnsi="Segoe UI" w:cs="Segoe UI"/>
          <w:color w:val="3A3A3A"/>
          <w:sz w:val="27"/>
          <w:szCs w:val="27"/>
        </w:rPr>
        <w:t xml:space="preserve"> </w:t>
      </w:r>
      <w:r w:rsidR="002B3C7C" w:rsidRPr="002B3C7C">
        <w:rPr>
          <w:rFonts w:ascii="Latha" w:hAnsi="Latha" w:cs="Latha"/>
          <w:color w:val="3A3A3A"/>
          <w:sz w:val="27"/>
          <w:szCs w:val="27"/>
        </w:rPr>
        <w:t>சொல்வளத்தைப்</w:t>
      </w:r>
      <w:r w:rsidR="002B3C7C" w:rsidRPr="002B3C7C">
        <w:rPr>
          <w:rFonts w:ascii="Segoe UI" w:hAnsi="Segoe UI" w:cs="Segoe UI"/>
          <w:color w:val="3A3A3A"/>
          <w:sz w:val="27"/>
          <w:szCs w:val="27"/>
        </w:rPr>
        <w:t xml:space="preserve"> </w:t>
      </w:r>
      <w:r w:rsidR="002B3C7C" w:rsidRPr="002B3C7C">
        <w:rPr>
          <w:rFonts w:ascii="Latha" w:hAnsi="Latha" w:cs="Latha"/>
          <w:color w:val="3A3A3A"/>
          <w:sz w:val="27"/>
          <w:szCs w:val="27"/>
        </w:rPr>
        <w:t>பற்றிக்</w:t>
      </w:r>
      <w:r w:rsidR="002B3C7C" w:rsidRPr="002B3C7C">
        <w:rPr>
          <w:rFonts w:ascii="Segoe UI" w:hAnsi="Segoe UI" w:cs="Segoe UI"/>
          <w:color w:val="3A3A3A"/>
          <w:sz w:val="27"/>
          <w:szCs w:val="27"/>
        </w:rPr>
        <w:t xml:space="preserve"> </w:t>
      </w:r>
      <w:r w:rsidR="002B3C7C" w:rsidRPr="002B3C7C">
        <w:rPr>
          <w:rFonts w:ascii="Latha" w:hAnsi="Latha" w:cs="Latha"/>
          <w:color w:val="3A3A3A"/>
          <w:sz w:val="27"/>
          <w:szCs w:val="27"/>
        </w:rPr>
        <w:t>காண்போம்</w:t>
      </w:r>
      <w:r w:rsidR="002B3C7C" w:rsidRPr="002B3C7C">
        <w:rPr>
          <w:rFonts w:ascii="Segoe UI" w:hAnsi="Segoe UI" w:cs="Segoe UI"/>
          <w:color w:val="3A3A3A"/>
          <w:sz w:val="27"/>
          <w:szCs w:val="27"/>
        </w:rPr>
        <w:t>.</w:t>
      </w:r>
      <w:proofErr w:type="gramEnd"/>
    </w:p>
    <w:p w:rsidR="002B3C7C" w:rsidRPr="002B3C7C" w:rsidRDefault="002B3C7C" w:rsidP="002B3C7C">
      <w:pPr>
        <w:shd w:val="clear" w:color="auto" w:fill="FFFFFF"/>
        <w:spacing w:after="384" w:line="240" w:lineRule="auto"/>
        <w:textAlignment w:val="baseline"/>
        <w:rPr>
          <w:rFonts w:ascii="Segoe UI" w:eastAsia="Times New Roman" w:hAnsi="Segoe UI" w:cs="Segoe UI"/>
          <w:color w:val="3A3A3A"/>
          <w:sz w:val="27"/>
          <w:szCs w:val="27"/>
        </w:rPr>
      </w:pPr>
      <w:r w:rsidRPr="002B3C7C">
        <w:rPr>
          <w:rFonts w:ascii="Latha" w:eastAsia="Times New Roman" w:hAnsi="Latha" w:cs="Latha"/>
          <w:color w:val="3A3A3A"/>
          <w:sz w:val="27"/>
          <w:szCs w:val="27"/>
        </w:rPr>
        <w:t>சொல்வளம்</w:t>
      </w:r>
      <w:r w:rsidRPr="002B3C7C">
        <w:rPr>
          <w:rFonts w:ascii="Segoe UI" w:eastAsia="Times New Roman" w:hAnsi="Segoe UI" w:cs="Segoe UI"/>
          <w:color w:val="3A3A3A"/>
          <w:sz w:val="27"/>
          <w:szCs w:val="27"/>
        </w:rPr>
        <w:t>:</w:t>
      </w:r>
    </w:p>
    <w:p w:rsidR="002B3C7C" w:rsidRPr="002B3C7C" w:rsidRDefault="002B3C7C" w:rsidP="002B3C7C">
      <w:pPr>
        <w:numPr>
          <w:ilvl w:val="0"/>
          <w:numId w:val="13"/>
        </w:num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3A3A3A"/>
          <w:sz w:val="27"/>
          <w:szCs w:val="27"/>
        </w:rPr>
      </w:pPr>
      <w:r w:rsidRPr="002B3C7C">
        <w:rPr>
          <w:rFonts w:ascii="Latha" w:eastAsia="Times New Roman" w:hAnsi="Latha" w:cs="Latha"/>
          <w:color w:val="3A3A3A"/>
          <w:sz w:val="27"/>
          <w:szCs w:val="27"/>
        </w:rPr>
        <w:lastRenderedPageBreak/>
        <w:t>இலக்கியச்</w:t>
      </w:r>
      <w:r w:rsidRPr="002B3C7C">
        <w:rPr>
          <w:rFonts w:ascii="Segoe UI" w:eastAsia="Times New Roman" w:hAnsi="Segoe UI" w:cs="Segoe UI"/>
          <w:color w:val="3A3A3A"/>
          <w:sz w:val="27"/>
          <w:szCs w:val="27"/>
        </w:rPr>
        <w:t xml:space="preserve"> </w:t>
      </w:r>
      <w:r w:rsidRPr="002B3C7C">
        <w:rPr>
          <w:rFonts w:ascii="Latha" w:eastAsia="Times New Roman" w:hAnsi="Latha" w:cs="Latha"/>
          <w:color w:val="3A3A3A"/>
          <w:sz w:val="27"/>
          <w:szCs w:val="27"/>
        </w:rPr>
        <w:t>செம்மொழிகளுக்கெல்லாம்</w:t>
      </w:r>
      <w:r w:rsidRPr="002B3C7C">
        <w:rPr>
          <w:rFonts w:ascii="Segoe UI" w:eastAsia="Times New Roman" w:hAnsi="Segoe UI" w:cs="Segoe UI"/>
          <w:color w:val="3A3A3A"/>
          <w:sz w:val="27"/>
          <w:szCs w:val="27"/>
        </w:rPr>
        <w:t xml:space="preserve"> </w:t>
      </w:r>
      <w:r w:rsidRPr="002B3C7C">
        <w:rPr>
          <w:rFonts w:ascii="Latha" w:eastAsia="Times New Roman" w:hAnsi="Latha" w:cs="Latha"/>
          <w:color w:val="3A3A3A"/>
          <w:sz w:val="27"/>
          <w:szCs w:val="27"/>
        </w:rPr>
        <w:t>பொதுவேனும்</w:t>
      </w:r>
      <w:r w:rsidRPr="002B3C7C">
        <w:rPr>
          <w:rFonts w:ascii="Segoe UI" w:eastAsia="Times New Roman" w:hAnsi="Segoe UI" w:cs="Segoe UI"/>
          <w:color w:val="3A3A3A"/>
          <w:sz w:val="27"/>
          <w:szCs w:val="27"/>
        </w:rPr>
        <w:t xml:space="preserve">, </w:t>
      </w:r>
      <w:r w:rsidRPr="002B3C7C">
        <w:rPr>
          <w:rFonts w:ascii="Latha" w:eastAsia="Times New Roman" w:hAnsi="Latha" w:cs="Latha"/>
          <w:color w:val="3A3A3A"/>
          <w:sz w:val="27"/>
          <w:szCs w:val="27"/>
        </w:rPr>
        <w:t>தமிழ்மட்டும்</w:t>
      </w:r>
      <w:r w:rsidRPr="002B3C7C">
        <w:rPr>
          <w:rFonts w:ascii="Segoe UI" w:eastAsia="Times New Roman" w:hAnsi="Segoe UI" w:cs="Segoe UI"/>
          <w:color w:val="3A3A3A"/>
          <w:sz w:val="27"/>
          <w:szCs w:val="27"/>
        </w:rPr>
        <w:t xml:space="preserve"> </w:t>
      </w:r>
      <w:r w:rsidRPr="002B3C7C">
        <w:rPr>
          <w:rFonts w:ascii="Latha" w:eastAsia="Times New Roman" w:hAnsi="Latha" w:cs="Latha"/>
          <w:color w:val="3A3A3A"/>
          <w:sz w:val="27"/>
          <w:szCs w:val="27"/>
        </w:rPr>
        <w:t>அதில்</w:t>
      </w:r>
      <w:r w:rsidRPr="002B3C7C">
        <w:rPr>
          <w:rFonts w:ascii="Segoe UI" w:eastAsia="Times New Roman" w:hAnsi="Segoe UI" w:cs="Segoe UI"/>
          <w:color w:val="3A3A3A"/>
          <w:sz w:val="27"/>
          <w:szCs w:val="27"/>
        </w:rPr>
        <w:t xml:space="preserve"> </w:t>
      </w:r>
      <w:r w:rsidRPr="002B3C7C">
        <w:rPr>
          <w:rFonts w:ascii="Latha" w:eastAsia="Times New Roman" w:hAnsi="Latha" w:cs="Latha"/>
          <w:color w:val="3A3A3A"/>
          <w:sz w:val="27"/>
          <w:szCs w:val="27"/>
        </w:rPr>
        <w:t>தலை</w:t>
      </w:r>
      <w:r w:rsidRPr="002B3C7C">
        <w:rPr>
          <w:rFonts w:ascii="Segoe UI" w:eastAsia="Times New Roman" w:hAnsi="Segoe UI" w:cs="Segoe UI"/>
          <w:color w:val="3A3A3A"/>
          <w:sz w:val="27"/>
          <w:szCs w:val="27"/>
        </w:rPr>
        <w:t xml:space="preserve"> </w:t>
      </w:r>
      <w:r w:rsidRPr="002B3C7C">
        <w:rPr>
          <w:rFonts w:ascii="Latha" w:eastAsia="Times New Roman" w:hAnsi="Latha" w:cs="Latha"/>
          <w:color w:val="3A3A3A"/>
          <w:sz w:val="27"/>
          <w:szCs w:val="27"/>
        </w:rPr>
        <w:t>சிறந்ததாகும்</w:t>
      </w:r>
      <w:r w:rsidRPr="002B3C7C">
        <w:rPr>
          <w:rFonts w:ascii="Segoe UI" w:eastAsia="Times New Roman" w:hAnsi="Segoe UI" w:cs="Segoe UI"/>
          <w:color w:val="3A3A3A"/>
          <w:sz w:val="27"/>
          <w:szCs w:val="27"/>
        </w:rPr>
        <w:t>.</w:t>
      </w:r>
    </w:p>
    <w:p w:rsidR="002B3C7C" w:rsidRPr="002B3C7C" w:rsidRDefault="002B3C7C" w:rsidP="002B3C7C">
      <w:pPr>
        <w:numPr>
          <w:ilvl w:val="0"/>
          <w:numId w:val="13"/>
        </w:num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3A3A3A"/>
          <w:sz w:val="27"/>
          <w:szCs w:val="27"/>
        </w:rPr>
      </w:pPr>
      <w:r w:rsidRPr="002B3C7C">
        <w:rPr>
          <w:rFonts w:ascii="Latha" w:eastAsia="Times New Roman" w:hAnsi="Latha" w:cs="Latha"/>
          <w:color w:val="3A3A3A"/>
          <w:sz w:val="27"/>
          <w:szCs w:val="27"/>
        </w:rPr>
        <w:t>தமிழ்ச்சொல்</w:t>
      </w:r>
      <w:r w:rsidRPr="002B3C7C">
        <w:rPr>
          <w:rFonts w:ascii="Segoe UI" w:eastAsia="Times New Roman" w:hAnsi="Segoe UI" w:cs="Segoe UI"/>
          <w:color w:val="3A3A3A"/>
          <w:sz w:val="27"/>
          <w:szCs w:val="27"/>
        </w:rPr>
        <w:t xml:space="preserve"> </w:t>
      </w:r>
      <w:r w:rsidRPr="002B3C7C">
        <w:rPr>
          <w:rFonts w:ascii="Latha" w:eastAsia="Times New Roman" w:hAnsi="Latha" w:cs="Latha"/>
          <w:color w:val="3A3A3A"/>
          <w:sz w:val="27"/>
          <w:szCs w:val="27"/>
        </w:rPr>
        <w:t>வளத்தைப்</w:t>
      </w:r>
      <w:r w:rsidRPr="002B3C7C">
        <w:rPr>
          <w:rFonts w:ascii="Segoe UI" w:eastAsia="Times New Roman" w:hAnsi="Segoe UI" w:cs="Segoe UI"/>
          <w:color w:val="3A3A3A"/>
          <w:sz w:val="27"/>
          <w:szCs w:val="27"/>
        </w:rPr>
        <w:t xml:space="preserve"> </w:t>
      </w:r>
      <w:r w:rsidRPr="002B3C7C">
        <w:rPr>
          <w:rFonts w:ascii="Latha" w:eastAsia="Times New Roman" w:hAnsi="Latha" w:cs="Latha"/>
          <w:color w:val="3A3A3A"/>
          <w:sz w:val="27"/>
          <w:szCs w:val="27"/>
        </w:rPr>
        <w:t>பலதுறைகளிலும்</w:t>
      </w:r>
      <w:r w:rsidRPr="002B3C7C">
        <w:rPr>
          <w:rFonts w:ascii="Segoe UI" w:eastAsia="Times New Roman" w:hAnsi="Segoe UI" w:cs="Segoe UI"/>
          <w:color w:val="3A3A3A"/>
          <w:sz w:val="27"/>
          <w:szCs w:val="27"/>
        </w:rPr>
        <w:t xml:space="preserve"> </w:t>
      </w:r>
      <w:r w:rsidRPr="002B3C7C">
        <w:rPr>
          <w:rFonts w:ascii="Latha" w:eastAsia="Times New Roman" w:hAnsi="Latha" w:cs="Latha"/>
          <w:color w:val="3A3A3A"/>
          <w:sz w:val="27"/>
          <w:szCs w:val="27"/>
        </w:rPr>
        <w:t>காணலாம்</w:t>
      </w:r>
      <w:r w:rsidRPr="002B3C7C">
        <w:rPr>
          <w:rFonts w:ascii="Segoe UI" w:eastAsia="Times New Roman" w:hAnsi="Segoe UI" w:cs="Segoe UI"/>
          <w:color w:val="3A3A3A"/>
          <w:sz w:val="27"/>
          <w:szCs w:val="27"/>
        </w:rPr>
        <w:t>.</w:t>
      </w:r>
    </w:p>
    <w:p w:rsidR="002B3C7C" w:rsidRPr="002B3C7C" w:rsidRDefault="002B3C7C" w:rsidP="002B3C7C">
      <w:pPr>
        <w:numPr>
          <w:ilvl w:val="0"/>
          <w:numId w:val="13"/>
        </w:num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3A3A3A"/>
          <w:sz w:val="27"/>
          <w:szCs w:val="27"/>
        </w:rPr>
      </w:pPr>
      <w:r w:rsidRPr="002B3C7C">
        <w:rPr>
          <w:rFonts w:ascii="Latha" w:eastAsia="Times New Roman" w:hAnsi="Latha" w:cs="Latha"/>
          <w:color w:val="3A3A3A"/>
          <w:sz w:val="27"/>
          <w:szCs w:val="27"/>
        </w:rPr>
        <w:t>ஒருபொருட்</w:t>
      </w:r>
      <w:r w:rsidRPr="002B3C7C">
        <w:rPr>
          <w:rFonts w:ascii="Segoe UI" w:eastAsia="Times New Roman" w:hAnsi="Segoe UI" w:cs="Segoe UI"/>
          <w:color w:val="3A3A3A"/>
          <w:sz w:val="27"/>
          <w:szCs w:val="27"/>
        </w:rPr>
        <w:t xml:space="preserve"> </w:t>
      </w:r>
      <w:r w:rsidRPr="002B3C7C">
        <w:rPr>
          <w:rFonts w:ascii="Latha" w:eastAsia="Times New Roman" w:hAnsi="Latha" w:cs="Latha"/>
          <w:color w:val="3A3A3A"/>
          <w:sz w:val="27"/>
          <w:szCs w:val="27"/>
        </w:rPr>
        <w:t>பல</w:t>
      </w:r>
      <w:r w:rsidRPr="002B3C7C">
        <w:rPr>
          <w:rFonts w:ascii="Segoe UI" w:eastAsia="Times New Roman" w:hAnsi="Segoe UI" w:cs="Segoe UI"/>
          <w:color w:val="3A3A3A"/>
          <w:sz w:val="27"/>
          <w:szCs w:val="27"/>
        </w:rPr>
        <w:t xml:space="preserve"> </w:t>
      </w:r>
      <w:r w:rsidRPr="002B3C7C">
        <w:rPr>
          <w:rFonts w:ascii="Latha" w:eastAsia="Times New Roman" w:hAnsi="Latha" w:cs="Latha"/>
          <w:color w:val="3A3A3A"/>
          <w:sz w:val="27"/>
          <w:szCs w:val="27"/>
        </w:rPr>
        <w:t>சொல்</w:t>
      </w:r>
      <w:r w:rsidRPr="002B3C7C">
        <w:rPr>
          <w:rFonts w:ascii="Segoe UI" w:eastAsia="Times New Roman" w:hAnsi="Segoe UI" w:cs="Segoe UI"/>
          <w:color w:val="3A3A3A"/>
          <w:sz w:val="27"/>
          <w:szCs w:val="27"/>
        </w:rPr>
        <w:t xml:space="preserve"> </w:t>
      </w:r>
      <w:r w:rsidRPr="002B3C7C">
        <w:rPr>
          <w:rFonts w:ascii="Latha" w:eastAsia="Times New Roman" w:hAnsi="Latha" w:cs="Latha"/>
          <w:color w:val="3A3A3A"/>
          <w:sz w:val="27"/>
          <w:szCs w:val="27"/>
        </w:rPr>
        <w:t>வரிசைகள்</w:t>
      </w:r>
      <w:r w:rsidRPr="002B3C7C">
        <w:rPr>
          <w:rFonts w:ascii="Segoe UI" w:eastAsia="Times New Roman" w:hAnsi="Segoe UI" w:cs="Segoe UI"/>
          <w:color w:val="3A3A3A"/>
          <w:sz w:val="27"/>
          <w:szCs w:val="27"/>
        </w:rPr>
        <w:t xml:space="preserve"> </w:t>
      </w:r>
      <w:r w:rsidRPr="002B3C7C">
        <w:rPr>
          <w:rFonts w:ascii="Latha" w:eastAsia="Times New Roman" w:hAnsi="Latha" w:cs="Latha"/>
          <w:color w:val="3A3A3A"/>
          <w:sz w:val="27"/>
          <w:szCs w:val="27"/>
        </w:rPr>
        <w:t>தமிழைத்</w:t>
      </w:r>
      <w:r w:rsidRPr="002B3C7C">
        <w:rPr>
          <w:rFonts w:ascii="Segoe UI" w:eastAsia="Times New Roman" w:hAnsi="Segoe UI" w:cs="Segoe UI"/>
          <w:color w:val="3A3A3A"/>
          <w:sz w:val="27"/>
          <w:szCs w:val="27"/>
        </w:rPr>
        <w:t xml:space="preserve"> </w:t>
      </w:r>
      <w:r w:rsidRPr="002B3C7C">
        <w:rPr>
          <w:rFonts w:ascii="Latha" w:eastAsia="Times New Roman" w:hAnsi="Latha" w:cs="Latha"/>
          <w:color w:val="3A3A3A"/>
          <w:sz w:val="27"/>
          <w:szCs w:val="27"/>
        </w:rPr>
        <w:t>தவிர</w:t>
      </w:r>
      <w:r w:rsidRPr="002B3C7C">
        <w:rPr>
          <w:rFonts w:ascii="Segoe UI" w:eastAsia="Times New Roman" w:hAnsi="Segoe UI" w:cs="Segoe UI"/>
          <w:color w:val="3A3A3A"/>
          <w:sz w:val="27"/>
          <w:szCs w:val="27"/>
        </w:rPr>
        <w:t xml:space="preserve"> </w:t>
      </w:r>
      <w:r w:rsidRPr="002B3C7C">
        <w:rPr>
          <w:rFonts w:ascii="Latha" w:eastAsia="Times New Roman" w:hAnsi="Latha" w:cs="Latha"/>
          <w:color w:val="3A3A3A"/>
          <w:sz w:val="27"/>
          <w:szCs w:val="27"/>
        </w:rPr>
        <w:t>வேறு</w:t>
      </w:r>
      <w:r w:rsidRPr="002B3C7C">
        <w:rPr>
          <w:rFonts w:ascii="Segoe UI" w:eastAsia="Times New Roman" w:hAnsi="Segoe UI" w:cs="Segoe UI"/>
          <w:color w:val="3A3A3A"/>
          <w:sz w:val="27"/>
          <w:szCs w:val="27"/>
        </w:rPr>
        <w:t xml:space="preserve"> </w:t>
      </w:r>
      <w:r w:rsidRPr="002B3C7C">
        <w:rPr>
          <w:rFonts w:ascii="Latha" w:eastAsia="Times New Roman" w:hAnsi="Latha" w:cs="Latha"/>
          <w:color w:val="3A3A3A"/>
          <w:sz w:val="27"/>
          <w:szCs w:val="27"/>
        </w:rPr>
        <w:t>எந்தத்</w:t>
      </w:r>
      <w:r w:rsidRPr="002B3C7C">
        <w:rPr>
          <w:rFonts w:ascii="Segoe UI" w:eastAsia="Times New Roman" w:hAnsi="Segoe UI" w:cs="Segoe UI"/>
          <w:color w:val="3A3A3A"/>
          <w:sz w:val="27"/>
          <w:szCs w:val="27"/>
        </w:rPr>
        <w:t xml:space="preserve"> </w:t>
      </w:r>
      <w:r w:rsidRPr="002B3C7C">
        <w:rPr>
          <w:rFonts w:ascii="Latha" w:eastAsia="Times New Roman" w:hAnsi="Latha" w:cs="Latha"/>
          <w:color w:val="3A3A3A"/>
          <w:sz w:val="27"/>
          <w:szCs w:val="27"/>
        </w:rPr>
        <w:t>திராவிட</w:t>
      </w:r>
      <w:r w:rsidRPr="002B3C7C">
        <w:rPr>
          <w:rFonts w:ascii="Segoe UI" w:eastAsia="Times New Roman" w:hAnsi="Segoe UI" w:cs="Segoe UI"/>
          <w:color w:val="3A3A3A"/>
          <w:sz w:val="27"/>
          <w:szCs w:val="27"/>
        </w:rPr>
        <w:t xml:space="preserve"> </w:t>
      </w:r>
      <w:r w:rsidRPr="002B3C7C">
        <w:rPr>
          <w:rFonts w:ascii="Latha" w:eastAsia="Times New Roman" w:hAnsi="Latha" w:cs="Latha"/>
          <w:color w:val="3A3A3A"/>
          <w:sz w:val="27"/>
          <w:szCs w:val="27"/>
        </w:rPr>
        <w:t>மொழிகளின்</w:t>
      </w:r>
      <w:r w:rsidRPr="002B3C7C">
        <w:rPr>
          <w:rFonts w:ascii="Segoe UI" w:eastAsia="Times New Roman" w:hAnsi="Segoe UI" w:cs="Segoe UI"/>
          <w:color w:val="3A3A3A"/>
          <w:sz w:val="27"/>
          <w:szCs w:val="27"/>
        </w:rPr>
        <w:t xml:space="preserve"> </w:t>
      </w:r>
      <w:r w:rsidRPr="002B3C7C">
        <w:rPr>
          <w:rFonts w:ascii="Latha" w:eastAsia="Times New Roman" w:hAnsi="Latha" w:cs="Latha"/>
          <w:color w:val="3A3A3A"/>
          <w:sz w:val="27"/>
          <w:szCs w:val="27"/>
        </w:rPr>
        <w:t>அகராதிகளிலும்</w:t>
      </w:r>
      <w:r w:rsidRPr="002B3C7C">
        <w:rPr>
          <w:rFonts w:ascii="Segoe UI" w:eastAsia="Times New Roman" w:hAnsi="Segoe UI" w:cs="Segoe UI"/>
          <w:color w:val="3A3A3A"/>
          <w:sz w:val="27"/>
          <w:szCs w:val="27"/>
        </w:rPr>
        <w:t xml:space="preserve"> </w:t>
      </w:r>
      <w:r w:rsidRPr="002B3C7C">
        <w:rPr>
          <w:rFonts w:ascii="Latha" w:eastAsia="Times New Roman" w:hAnsi="Latha" w:cs="Latha"/>
          <w:color w:val="3A3A3A"/>
          <w:sz w:val="27"/>
          <w:szCs w:val="27"/>
        </w:rPr>
        <w:t>காணப்படவில்ல</w:t>
      </w:r>
      <w:proofErr w:type="gramStart"/>
      <w:r w:rsidRPr="002B3C7C">
        <w:rPr>
          <w:rFonts w:ascii="Latha" w:eastAsia="Times New Roman" w:hAnsi="Latha" w:cs="Latha"/>
          <w:color w:val="3A3A3A"/>
          <w:sz w:val="27"/>
          <w:szCs w:val="27"/>
        </w:rPr>
        <w:t>ை</w:t>
      </w:r>
      <w:r w:rsidRPr="002B3C7C">
        <w:rPr>
          <w:rFonts w:ascii="Segoe UI" w:eastAsia="Times New Roman" w:hAnsi="Segoe UI" w:cs="Segoe UI"/>
          <w:color w:val="3A3A3A"/>
          <w:sz w:val="27"/>
          <w:szCs w:val="27"/>
        </w:rPr>
        <w:t xml:space="preserve"> .</w:t>
      </w:r>
      <w:proofErr w:type="gramEnd"/>
    </w:p>
    <w:p w:rsidR="002B3C7C" w:rsidRPr="002B3C7C" w:rsidRDefault="002B3C7C" w:rsidP="002B3C7C">
      <w:pPr>
        <w:numPr>
          <w:ilvl w:val="0"/>
          <w:numId w:val="13"/>
        </w:num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3A3A3A"/>
          <w:sz w:val="27"/>
          <w:szCs w:val="27"/>
        </w:rPr>
      </w:pPr>
      <w:r w:rsidRPr="002B3C7C">
        <w:rPr>
          <w:rFonts w:ascii="Segoe UI" w:eastAsia="Times New Roman" w:hAnsi="Segoe UI" w:cs="Segoe UI"/>
          <w:color w:val="3A3A3A"/>
          <w:sz w:val="27"/>
          <w:szCs w:val="27"/>
        </w:rPr>
        <w:t>“</w:t>
      </w:r>
      <w:r w:rsidRPr="002B3C7C">
        <w:rPr>
          <w:rFonts w:ascii="Latha" w:eastAsia="Times New Roman" w:hAnsi="Latha" w:cs="Latha"/>
          <w:color w:val="3A3A3A"/>
          <w:sz w:val="27"/>
          <w:szCs w:val="27"/>
        </w:rPr>
        <w:t>பிற</w:t>
      </w:r>
      <w:r w:rsidRPr="002B3C7C">
        <w:rPr>
          <w:rFonts w:ascii="Segoe UI" w:eastAsia="Times New Roman" w:hAnsi="Segoe UI" w:cs="Segoe UI"/>
          <w:color w:val="3A3A3A"/>
          <w:sz w:val="27"/>
          <w:szCs w:val="27"/>
        </w:rPr>
        <w:t xml:space="preserve"> </w:t>
      </w:r>
      <w:r w:rsidRPr="002B3C7C">
        <w:rPr>
          <w:rFonts w:ascii="Latha" w:eastAsia="Times New Roman" w:hAnsi="Latha" w:cs="Latha"/>
          <w:color w:val="3A3A3A"/>
          <w:sz w:val="27"/>
          <w:szCs w:val="27"/>
        </w:rPr>
        <w:t>திராவிட</w:t>
      </w:r>
      <w:r w:rsidRPr="002B3C7C">
        <w:rPr>
          <w:rFonts w:ascii="Segoe UI" w:eastAsia="Times New Roman" w:hAnsi="Segoe UI" w:cs="Segoe UI"/>
          <w:color w:val="3A3A3A"/>
          <w:sz w:val="27"/>
          <w:szCs w:val="27"/>
        </w:rPr>
        <w:t xml:space="preserve"> </w:t>
      </w:r>
      <w:r w:rsidRPr="002B3C7C">
        <w:rPr>
          <w:rFonts w:ascii="Latha" w:eastAsia="Times New Roman" w:hAnsi="Latha" w:cs="Latha"/>
          <w:color w:val="3A3A3A"/>
          <w:sz w:val="27"/>
          <w:szCs w:val="27"/>
        </w:rPr>
        <w:t>மொழிகளுக்குரியனவாகக்</w:t>
      </w:r>
      <w:r w:rsidRPr="002B3C7C">
        <w:rPr>
          <w:rFonts w:ascii="Segoe UI" w:eastAsia="Times New Roman" w:hAnsi="Segoe UI" w:cs="Segoe UI"/>
          <w:color w:val="3A3A3A"/>
          <w:sz w:val="27"/>
          <w:szCs w:val="27"/>
        </w:rPr>
        <w:t xml:space="preserve"> </w:t>
      </w:r>
      <w:r w:rsidRPr="002B3C7C">
        <w:rPr>
          <w:rFonts w:ascii="Latha" w:eastAsia="Times New Roman" w:hAnsi="Latha" w:cs="Latha"/>
          <w:color w:val="3A3A3A"/>
          <w:sz w:val="27"/>
          <w:szCs w:val="27"/>
        </w:rPr>
        <w:t>கருதப்படும்</w:t>
      </w:r>
      <w:r w:rsidRPr="002B3C7C">
        <w:rPr>
          <w:rFonts w:ascii="Segoe UI" w:eastAsia="Times New Roman" w:hAnsi="Segoe UI" w:cs="Segoe UI"/>
          <w:color w:val="3A3A3A"/>
          <w:sz w:val="27"/>
          <w:szCs w:val="27"/>
        </w:rPr>
        <w:t xml:space="preserve"> </w:t>
      </w:r>
      <w:r w:rsidRPr="002B3C7C">
        <w:rPr>
          <w:rFonts w:ascii="Latha" w:eastAsia="Times New Roman" w:hAnsi="Latha" w:cs="Latha"/>
          <w:color w:val="3A3A3A"/>
          <w:sz w:val="27"/>
          <w:szCs w:val="27"/>
        </w:rPr>
        <w:t>சொற்களும்</w:t>
      </w:r>
      <w:r w:rsidRPr="002B3C7C">
        <w:rPr>
          <w:rFonts w:ascii="Segoe UI" w:eastAsia="Times New Roman" w:hAnsi="Segoe UI" w:cs="Segoe UI"/>
          <w:color w:val="3A3A3A"/>
          <w:sz w:val="27"/>
          <w:szCs w:val="27"/>
        </w:rPr>
        <w:t xml:space="preserve"> </w:t>
      </w:r>
      <w:r w:rsidRPr="002B3C7C">
        <w:rPr>
          <w:rFonts w:ascii="Latha" w:eastAsia="Times New Roman" w:hAnsi="Latha" w:cs="Latha"/>
          <w:color w:val="3A3A3A"/>
          <w:sz w:val="27"/>
          <w:szCs w:val="27"/>
        </w:rPr>
        <w:t>தமிழில்</w:t>
      </w:r>
      <w:r w:rsidRPr="002B3C7C">
        <w:rPr>
          <w:rFonts w:ascii="Segoe UI" w:eastAsia="Times New Roman" w:hAnsi="Segoe UI" w:cs="Segoe UI"/>
          <w:color w:val="3A3A3A"/>
          <w:sz w:val="27"/>
          <w:szCs w:val="27"/>
        </w:rPr>
        <w:t xml:space="preserve"> </w:t>
      </w:r>
      <w:r w:rsidRPr="002B3C7C">
        <w:rPr>
          <w:rFonts w:ascii="Latha" w:eastAsia="Times New Roman" w:hAnsi="Latha" w:cs="Latha"/>
          <w:color w:val="3A3A3A"/>
          <w:sz w:val="27"/>
          <w:szCs w:val="27"/>
        </w:rPr>
        <w:t>உள்</w:t>
      </w:r>
      <w:r w:rsidRPr="002B3C7C">
        <w:rPr>
          <w:rFonts w:ascii="Segoe UI" w:eastAsia="Times New Roman" w:hAnsi="Segoe UI" w:cs="Segoe UI"/>
          <w:color w:val="3A3A3A"/>
          <w:sz w:val="27"/>
          <w:szCs w:val="27"/>
        </w:rPr>
        <w:t xml:space="preserve">” </w:t>
      </w:r>
      <w:r w:rsidRPr="002B3C7C">
        <w:rPr>
          <w:rFonts w:ascii="Latha" w:eastAsia="Times New Roman" w:hAnsi="Latha" w:cs="Latha"/>
          <w:color w:val="3A3A3A"/>
          <w:sz w:val="27"/>
          <w:szCs w:val="27"/>
        </w:rPr>
        <w:t>என்கிறார்</w:t>
      </w:r>
      <w:r w:rsidRPr="002B3C7C">
        <w:rPr>
          <w:rFonts w:ascii="Segoe UI" w:eastAsia="Times New Roman" w:hAnsi="Segoe UI" w:cs="Segoe UI"/>
          <w:color w:val="3A3A3A"/>
          <w:sz w:val="27"/>
          <w:szCs w:val="27"/>
        </w:rPr>
        <w:t xml:space="preserve"> </w:t>
      </w:r>
      <w:r w:rsidRPr="002B3C7C">
        <w:rPr>
          <w:rFonts w:ascii="Latha" w:eastAsia="Times New Roman" w:hAnsi="Latha" w:cs="Latha"/>
          <w:color w:val="3A3A3A"/>
          <w:sz w:val="27"/>
          <w:szCs w:val="27"/>
        </w:rPr>
        <w:t>கால்டுவெல்</w:t>
      </w:r>
      <w:r w:rsidRPr="002B3C7C">
        <w:rPr>
          <w:rFonts w:ascii="Segoe UI" w:eastAsia="Times New Roman" w:hAnsi="Segoe UI" w:cs="Segoe UI"/>
          <w:color w:val="3A3A3A"/>
          <w:sz w:val="27"/>
          <w:szCs w:val="27"/>
        </w:rPr>
        <w:t>.</w:t>
      </w:r>
    </w:p>
    <w:p w:rsidR="002B3C7C" w:rsidRPr="002B3C7C" w:rsidRDefault="002B3C7C" w:rsidP="002B3C7C">
      <w:pPr>
        <w:shd w:val="clear" w:color="auto" w:fill="FFFFFF"/>
        <w:spacing w:after="384" w:line="240" w:lineRule="auto"/>
        <w:textAlignment w:val="baseline"/>
        <w:rPr>
          <w:rFonts w:ascii="Segoe UI" w:eastAsia="Times New Roman" w:hAnsi="Segoe UI" w:cs="Segoe UI"/>
          <w:color w:val="3A3A3A"/>
          <w:sz w:val="27"/>
          <w:szCs w:val="27"/>
        </w:rPr>
      </w:pPr>
      <w:r w:rsidRPr="002B3C7C">
        <w:rPr>
          <w:rFonts w:ascii="Latha" w:eastAsia="Times New Roman" w:hAnsi="Latha" w:cs="Latha"/>
          <w:color w:val="3A3A3A"/>
          <w:sz w:val="27"/>
          <w:szCs w:val="27"/>
        </w:rPr>
        <w:t>சொல்லாக்கத்திற்கான</w:t>
      </w:r>
      <w:r w:rsidRPr="002B3C7C">
        <w:rPr>
          <w:rFonts w:ascii="Segoe UI" w:eastAsia="Times New Roman" w:hAnsi="Segoe UI" w:cs="Segoe UI"/>
          <w:color w:val="3A3A3A"/>
          <w:sz w:val="27"/>
          <w:szCs w:val="27"/>
        </w:rPr>
        <w:t xml:space="preserve"> </w:t>
      </w:r>
      <w:r w:rsidRPr="002B3C7C">
        <w:rPr>
          <w:rFonts w:ascii="Latha" w:eastAsia="Times New Roman" w:hAnsi="Latha" w:cs="Latha"/>
          <w:color w:val="3A3A3A"/>
          <w:sz w:val="27"/>
          <w:szCs w:val="27"/>
        </w:rPr>
        <w:t>தேவை</w:t>
      </w:r>
      <w:r w:rsidRPr="002B3C7C">
        <w:rPr>
          <w:rFonts w:ascii="Segoe UI" w:eastAsia="Times New Roman" w:hAnsi="Segoe UI" w:cs="Segoe UI"/>
          <w:color w:val="3A3A3A"/>
          <w:sz w:val="27"/>
          <w:szCs w:val="27"/>
        </w:rPr>
        <w:t>:</w:t>
      </w:r>
    </w:p>
    <w:p w:rsidR="002B3C7C" w:rsidRPr="002B3C7C" w:rsidRDefault="002B3C7C" w:rsidP="002B3C7C">
      <w:pPr>
        <w:numPr>
          <w:ilvl w:val="0"/>
          <w:numId w:val="14"/>
        </w:num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3A3A3A"/>
          <w:sz w:val="27"/>
          <w:szCs w:val="27"/>
        </w:rPr>
      </w:pPr>
      <w:r w:rsidRPr="002B3C7C">
        <w:rPr>
          <w:rFonts w:ascii="Latha" w:eastAsia="Times New Roman" w:hAnsi="Latha" w:cs="Latha"/>
          <w:color w:val="3A3A3A"/>
          <w:sz w:val="27"/>
          <w:szCs w:val="27"/>
        </w:rPr>
        <w:t>சொல்லாக்கத்திற்கான</w:t>
      </w:r>
      <w:r w:rsidRPr="002B3C7C">
        <w:rPr>
          <w:rFonts w:ascii="Segoe UI" w:eastAsia="Times New Roman" w:hAnsi="Segoe UI" w:cs="Segoe UI"/>
          <w:color w:val="3A3A3A"/>
          <w:sz w:val="27"/>
          <w:szCs w:val="27"/>
        </w:rPr>
        <w:t xml:space="preserve"> </w:t>
      </w:r>
      <w:r w:rsidRPr="002B3C7C">
        <w:rPr>
          <w:rFonts w:ascii="Latha" w:eastAsia="Times New Roman" w:hAnsi="Latha" w:cs="Latha"/>
          <w:color w:val="3A3A3A"/>
          <w:sz w:val="27"/>
          <w:szCs w:val="27"/>
        </w:rPr>
        <w:t>தேவை</w:t>
      </w:r>
      <w:r w:rsidRPr="002B3C7C">
        <w:rPr>
          <w:rFonts w:ascii="Segoe UI" w:eastAsia="Times New Roman" w:hAnsi="Segoe UI" w:cs="Segoe UI"/>
          <w:color w:val="3A3A3A"/>
          <w:sz w:val="27"/>
          <w:szCs w:val="27"/>
        </w:rPr>
        <w:t xml:space="preserve"> </w:t>
      </w:r>
      <w:r w:rsidRPr="002B3C7C">
        <w:rPr>
          <w:rFonts w:ascii="Latha" w:eastAsia="Times New Roman" w:hAnsi="Latha" w:cs="Latha"/>
          <w:color w:val="3A3A3A"/>
          <w:sz w:val="27"/>
          <w:szCs w:val="27"/>
        </w:rPr>
        <w:t>என்பது</w:t>
      </w:r>
      <w:r w:rsidRPr="002B3C7C">
        <w:rPr>
          <w:rFonts w:ascii="Segoe UI" w:eastAsia="Times New Roman" w:hAnsi="Segoe UI" w:cs="Segoe UI"/>
          <w:color w:val="3A3A3A"/>
          <w:sz w:val="27"/>
          <w:szCs w:val="27"/>
        </w:rPr>
        <w:t xml:space="preserve"> </w:t>
      </w:r>
      <w:r w:rsidRPr="002B3C7C">
        <w:rPr>
          <w:rFonts w:ascii="Latha" w:eastAsia="Times New Roman" w:hAnsi="Latha" w:cs="Latha"/>
          <w:color w:val="3A3A3A"/>
          <w:sz w:val="27"/>
          <w:szCs w:val="27"/>
        </w:rPr>
        <w:t>அதன்</w:t>
      </w:r>
      <w:r w:rsidRPr="002B3C7C">
        <w:rPr>
          <w:rFonts w:ascii="Segoe UI" w:eastAsia="Times New Roman" w:hAnsi="Segoe UI" w:cs="Segoe UI"/>
          <w:color w:val="3A3A3A"/>
          <w:sz w:val="27"/>
          <w:szCs w:val="27"/>
        </w:rPr>
        <w:t xml:space="preserve"> </w:t>
      </w:r>
      <w:r w:rsidRPr="002B3C7C">
        <w:rPr>
          <w:rFonts w:ascii="Latha" w:eastAsia="Times New Roman" w:hAnsi="Latha" w:cs="Latha"/>
          <w:color w:val="3A3A3A"/>
          <w:sz w:val="27"/>
          <w:szCs w:val="27"/>
        </w:rPr>
        <w:t>பயன்பாட்டு</w:t>
      </w:r>
      <w:r w:rsidRPr="002B3C7C">
        <w:rPr>
          <w:rFonts w:ascii="Segoe UI" w:eastAsia="Times New Roman" w:hAnsi="Segoe UI" w:cs="Segoe UI"/>
          <w:color w:val="3A3A3A"/>
          <w:sz w:val="27"/>
          <w:szCs w:val="27"/>
        </w:rPr>
        <w:t xml:space="preserve"> </w:t>
      </w:r>
      <w:r w:rsidRPr="002B3C7C">
        <w:rPr>
          <w:rFonts w:ascii="Latha" w:eastAsia="Times New Roman" w:hAnsi="Latha" w:cs="Latha"/>
          <w:color w:val="3A3A3A"/>
          <w:sz w:val="27"/>
          <w:szCs w:val="27"/>
        </w:rPr>
        <w:t>முறையைக்</w:t>
      </w:r>
      <w:r w:rsidRPr="002B3C7C">
        <w:rPr>
          <w:rFonts w:ascii="Segoe UI" w:eastAsia="Times New Roman" w:hAnsi="Segoe UI" w:cs="Segoe UI"/>
          <w:color w:val="3A3A3A"/>
          <w:sz w:val="27"/>
          <w:szCs w:val="27"/>
        </w:rPr>
        <w:t xml:space="preserve"> </w:t>
      </w:r>
      <w:r w:rsidRPr="002B3C7C">
        <w:rPr>
          <w:rFonts w:ascii="Latha" w:eastAsia="Times New Roman" w:hAnsi="Latha" w:cs="Latha"/>
          <w:color w:val="3A3A3A"/>
          <w:sz w:val="27"/>
          <w:szCs w:val="27"/>
        </w:rPr>
        <w:t>கொண்டே</w:t>
      </w:r>
      <w:r w:rsidRPr="002B3C7C">
        <w:rPr>
          <w:rFonts w:ascii="Segoe UI" w:eastAsia="Times New Roman" w:hAnsi="Segoe UI" w:cs="Segoe UI"/>
          <w:color w:val="3A3A3A"/>
          <w:sz w:val="27"/>
          <w:szCs w:val="27"/>
        </w:rPr>
        <w:t xml:space="preserve"> </w:t>
      </w:r>
      <w:r w:rsidRPr="002B3C7C">
        <w:rPr>
          <w:rFonts w:ascii="Latha" w:eastAsia="Times New Roman" w:hAnsi="Latha" w:cs="Latha"/>
          <w:color w:val="3A3A3A"/>
          <w:sz w:val="27"/>
          <w:szCs w:val="27"/>
        </w:rPr>
        <w:t>அமைகிறது</w:t>
      </w:r>
      <w:r w:rsidRPr="002B3C7C">
        <w:rPr>
          <w:rFonts w:ascii="Segoe UI" w:eastAsia="Times New Roman" w:hAnsi="Segoe UI" w:cs="Segoe UI"/>
          <w:color w:val="3A3A3A"/>
          <w:sz w:val="27"/>
          <w:szCs w:val="27"/>
        </w:rPr>
        <w:t>.</w:t>
      </w:r>
    </w:p>
    <w:p w:rsidR="002B3C7C" w:rsidRPr="002B3C7C" w:rsidRDefault="002B3C7C" w:rsidP="002B3C7C">
      <w:pPr>
        <w:numPr>
          <w:ilvl w:val="0"/>
          <w:numId w:val="14"/>
        </w:num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3A3A3A"/>
          <w:sz w:val="27"/>
          <w:szCs w:val="27"/>
        </w:rPr>
      </w:pPr>
      <w:r w:rsidRPr="002B3C7C">
        <w:rPr>
          <w:rFonts w:ascii="Latha" w:eastAsia="Times New Roman" w:hAnsi="Latha" w:cs="Latha"/>
          <w:color w:val="3A3A3A"/>
          <w:sz w:val="27"/>
          <w:szCs w:val="27"/>
        </w:rPr>
        <w:t>இன்றைய</w:t>
      </w:r>
      <w:r w:rsidRPr="002B3C7C">
        <w:rPr>
          <w:rFonts w:ascii="Segoe UI" w:eastAsia="Times New Roman" w:hAnsi="Segoe UI" w:cs="Segoe UI"/>
          <w:color w:val="3A3A3A"/>
          <w:sz w:val="27"/>
          <w:szCs w:val="27"/>
        </w:rPr>
        <w:t xml:space="preserve"> </w:t>
      </w:r>
      <w:r w:rsidRPr="002B3C7C">
        <w:rPr>
          <w:rFonts w:ascii="Latha" w:eastAsia="Times New Roman" w:hAnsi="Latha" w:cs="Latha"/>
          <w:color w:val="3A3A3A"/>
          <w:sz w:val="27"/>
          <w:szCs w:val="27"/>
        </w:rPr>
        <w:t>அறிவியல்</w:t>
      </w:r>
      <w:r w:rsidRPr="002B3C7C">
        <w:rPr>
          <w:rFonts w:ascii="Segoe UI" w:eastAsia="Times New Roman" w:hAnsi="Segoe UI" w:cs="Segoe UI"/>
          <w:color w:val="3A3A3A"/>
          <w:sz w:val="27"/>
          <w:szCs w:val="27"/>
        </w:rPr>
        <w:t xml:space="preserve"> </w:t>
      </w:r>
      <w:r w:rsidRPr="002B3C7C">
        <w:rPr>
          <w:rFonts w:ascii="Latha" w:eastAsia="Times New Roman" w:hAnsi="Latha" w:cs="Latha"/>
          <w:color w:val="3A3A3A"/>
          <w:sz w:val="27"/>
          <w:szCs w:val="27"/>
        </w:rPr>
        <w:t>வளர்ச்சிக்கேற்ப</w:t>
      </w:r>
      <w:r w:rsidRPr="002B3C7C">
        <w:rPr>
          <w:rFonts w:ascii="Segoe UI" w:eastAsia="Times New Roman" w:hAnsi="Segoe UI" w:cs="Segoe UI"/>
          <w:color w:val="3A3A3A"/>
          <w:sz w:val="27"/>
          <w:szCs w:val="27"/>
        </w:rPr>
        <w:t xml:space="preserve"> </w:t>
      </w:r>
      <w:r w:rsidRPr="002B3C7C">
        <w:rPr>
          <w:rFonts w:ascii="Latha" w:eastAsia="Times New Roman" w:hAnsi="Latha" w:cs="Latha"/>
          <w:color w:val="3A3A3A"/>
          <w:sz w:val="27"/>
          <w:szCs w:val="27"/>
        </w:rPr>
        <w:t>நூல்களைப்</w:t>
      </w:r>
      <w:r w:rsidRPr="002B3C7C">
        <w:rPr>
          <w:rFonts w:ascii="Segoe UI" w:eastAsia="Times New Roman" w:hAnsi="Segoe UI" w:cs="Segoe UI"/>
          <w:color w:val="3A3A3A"/>
          <w:sz w:val="27"/>
          <w:szCs w:val="27"/>
        </w:rPr>
        <w:t xml:space="preserve"> </w:t>
      </w:r>
      <w:r w:rsidRPr="002B3C7C">
        <w:rPr>
          <w:rFonts w:ascii="Latha" w:eastAsia="Times New Roman" w:hAnsi="Latha" w:cs="Latha"/>
          <w:color w:val="3A3A3A"/>
          <w:sz w:val="27"/>
          <w:szCs w:val="27"/>
        </w:rPr>
        <w:t>புதிய</w:t>
      </w:r>
      <w:r w:rsidRPr="002B3C7C">
        <w:rPr>
          <w:rFonts w:ascii="Segoe UI" w:eastAsia="Times New Roman" w:hAnsi="Segoe UI" w:cs="Segoe UI"/>
          <w:color w:val="3A3A3A"/>
          <w:sz w:val="27"/>
          <w:szCs w:val="27"/>
        </w:rPr>
        <w:t xml:space="preserve"> </w:t>
      </w:r>
      <w:r w:rsidRPr="002B3C7C">
        <w:rPr>
          <w:rFonts w:ascii="Latha" w:eastAsia="Times New Roman" w:hAnsi="Latha" w:cs="Latha"/>
          <w:color w:val="3A3A3A"/>
          <w:sz w:val="27"/>
          <w:szCs w:val="27"/>
        </w:rPr>
        <w:t>சொல்லாக்கத்துடன்</w:t>
      </w:r>
      <w:r w:rsidRPr="002B3C7C">
        <w:rPr>
          <w:rFonts w:ascii="Segoe UI" w:eastAsia="Times New Roman" w:hAnsi="Segoe UI" w:cs="Segoe UI"/>
          <w:color w:val="3A3A3A"/>
          <w:sz w:val="27"/>
          <w:szCs w:val="27"/>
        </w:rPr>
        <w:t xml:space="preserve"> </w:t>
      </w:r>
      <w:r w:rsidRPr="002B3C7C">
        <w:rPr>
          <w:rFonts w:ascii="Latha" w:eastAsia="Times New Roman" w:hAnsi="Latha" w:cs="Latha"/>
          <w:color w:val="3A3A3A"/>
          <w:sz w:val="27"/>
          <w:szCs w:val="27"/>
        </w:rPr>
        <w:t>படைத்தல்</w:t>
      </w:r>
      <w:r w:rsidRPr="002B3C7C">
        <w:rPr>
          <w:rFonts w:ascii="Segoe UI" w:eastAsia="Times New Roman" w:hAnsi="Segoe UI" w:cs="Segoe UI"/>
          <w:color w:val="3A3A3A"/>
          <w:sz w:val="27"/>
          <w:szCs w:val="27"/>
        </w:rPr>
        <w:t xml:space="preserve"> </w:t>
      </w:r>
      <w:r w:rsidRPr="002B3C7C">
        <w:rPr>
          <w:rFonts w:ascii="Latha" w:eastAsia="Times New Roman" w:hAnsi="Latha" w:cs="Latha"/>
          <w:color w:val="3A3A3A"/>
          <w:sz w:val="27"/>
          <w:szCs w:val="27"/>
        </w:rPr>
        <w:t>வேண்டும்</w:t>
      </w:r>
      <w:r w:rsidRPr="002B3C7C">
        <w:rPr>
          <w:rFonts w:ascii="Segoe UI" w:eastAsia="Times New Roman" w:hAnsi="Segoe UI" w:cs="Segoe UI"/>
          <w:color w:val="3A3A3A"/>
          <w:sz w:val="27"/>
          <w:szCs w:val="27"/>
        </w:rPr>
        <w:t>.</w:t>
      </w:r>
    </w:p>
    <w:p w:rsidR="002B3C7C" w:rsidRPr="002B3C7C" w:rsidRDefault="002B3C7C" w:rsidP="002B3C7C">
      <w:pPr>
        <w:numPr>
          <w:ilvl w:val="0"/>
          <w:numId w:val="14"/>
        </w:num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3A3A3A"/>
          <w:sz w:val="27"/>
          <w:szCs w:val="27"/>
        </w:rPr>
      </w:pPr>
      <w:r w:rsidRPr="002B3C7C">
        <w:rPr>
          <w:rFonts w:ascii="Latha" w:eastAsia="Times New Roman" w:hAnsi="Latha" w:cs="Latha"/>
          <w:color w:val="3A3A3A"/>
          <w:sz w:val="27"/>
          <w:szCs w:val="27"/>
        </w:rPr>
        <w:t>இலக்கிய</w:t>
      </w:r>
      <w:r w:rsidRPr="002B3C7C">
        <w:rPr>
          <w:rFonts w:ascii="Segoe UI" w:eastAsia="Times New Roman" w:hAnsi="Segoe UI" w:cs="Segoe UI"/>
          <w:color w:val="3A3A3A"/>
          <w:sz w:val="27"/>
          <w:szCs w:val="27"/>
        </w:rPr>
        <w:t xml:space="preserve"> </w:t>
      </w:r>
      <w:r w:rsidRPr="002B3C7C">
        <w:rPr>
          <w:rFonts w:ascii="Latha" w:eastAsia="Times New Roman" w:hAnsi="Latha" w:cs="Latha"/>
          <w:color w:val="3A3A3A"/>
          <w:sz w:val="27"/>
          <w:szCs w:val="27"/>
        </w:rPr>
        <w:t>மேன்மைக்கும்</w:t>
      </w:r>
      <w:r w:rsidRPr="002B3C7C">
        <w:rPr>
          <w:rFonts w:ascii="Segoe UI" w:eastAsia="Times New Roman" w:hAnsi="Segoe UI" w:cs="Segoe UI"/>
          <w:color w:val="3A3A3A"/>
          <w:sz w:val="27"/>
          <w:szCs w:val="27"/>
        </w:rPr>
        <w:t xml:space="preserve"> </w:t>
      </w:r>
      <w:r w:rsidRPr="002B3C7C">
        <w:rPr>
          <w:rFonts w:ascii="Latha" w:eastAsia="Times New Roman" w:hAnsi="Latha" w:cs="Latha"/>
          <w:color w:val="3A3A3A"/>
          <w:sz w:val="27"/>
          <w:szCs w:val="27"/>
        </w:rPr>
        <w:t>மக்கள்</w:t>
      </w:r>
      <w:r w:rsidRPr="002B3C7C">
        <w:rPr>
          <w:rFonts w:ascii="Segoe UI" w:eastAsia="Times New Roman" w:hAnsi="Segoe UI" w:cs="Segoe UI"/>
          <w:color w:val="3A3A3A"/>
          <w:sz w:val="27"/>
          <w:szCs w:val="27"/>
        </w:rPr>
        <w:t xml:space="preserve"> </w:t>
      </w:r>
      <w:r w:rsidRPr="002B3C7C">
        <w:rPr>
          <w:rFonts w:ascii="Latha" w:eastAsia="Times New Roman" w:hAnsi="Latha" w:cs="Latha"/>
          <w:color w:val="3A3A3A"/>
          <w:sz w:val="27"/>
          <w:szCs w:val="27"/>
        </w:rPr>
        <w:t>அறிவுடையவர்களாக</w:t>
      </w:r>
      <w:r w:rsidRPr="002B3C7C">
        <w:rPr>
          <w:rFonts w:ascii="Segoe UI" w:eastAsia="Times New Roman" w:hAnsi="Segoe UI" w:cs="Segoe UI"/>
          <w:color w:val="3A3A3A"/>
          <w:sz w:val="27"/>
          <w:szCs w:val="27"/>
        </w:rPr>
        <w:t xml:space="preserve"> </w:t>
      </w:r>
      <w:r w:rsidRPr="002B3C7C">
        <w:rPr>
          <w:rFonts w:ascii="Latha" w:eastAsia="Times New Roman" w:hAnsi="Latha" w:cs="Latha"/>
          <w:color w:val="3A3A3A"/>
          <w:sz w:val="27"/>
          <w:szCs w:val="27"/>
        </w:rPr>
        <w:t>உயர்வதற்கும்</w:t>
      </w:r>
      <w:r w:rsidRPr="002B3C7C">
        <w:rPr>
          <w:rFonts w:ascii="Segoe UI" w:eastAsia="Times New Roman" w:hAnsi="Segoe UI" w:cs="Segoe UI"/>
          <w:color w:val="3A3A3A"/>
          <w:sz w:val="27"/>
          <w:szCs w:val="27"/>
        </w:rPr>
        <w:t xml:space="preserve">, </w:t>
      </w:r>
      <w:r w:rsidRPr="002B3C7C">
        <w:rPr>
          <w:rFonts w:ascii="Latha" w:eastAsia="Times New Roman" w:hAnsi="Latha" w:cs="Latha"/>
          <w:color w:val="3A3A3A"/>
          <w:sz w:val="27"/>
          <w:szCs w:val="27"/>
        </w:rPr>
        <w:t>புதிய</w:t>
      </w:r>
      <w:r w:rsidRPr="002B3C7C">
        <w:rPr>
          <w:rFonts w:ascii="Segoe UI" w:eastAsia="Times New Roman" w:hAnsi="Segoe UI" w:cs="Segoe UI"/>
          <w:color w:val="3A3A3A"/>
          <w:sz w:val="27"/>
          <w:szCs w:val="27"/>
        </w:rPr>
        <w:t xml:space="preserve"> </w:t>
      </w:r>
      <w:r w:rsidRPr="002B3C7C">
        <w:rPr>
          <w:rFonts w:ascii="Latha" w:eastAsia="Times New Roman" w:hAnsi="Latha" w:cs="Latha"/>
          <w:color w:val="3A3A3A"/>
          <w:sz w:val="27"/>
          <w:szCs w:val="27"/>
        </w:rPr>
        <w:t>சொல்லாக்கம்</w:t>
      </w:r>
      <w:r w:rsidRPr="002B3C7C">
        <w:rPr>
          <w:rFonts w:ascii="Segoe UI" w:eastAsia="Times New Roman" w:hAnsi="Segoe UI" w:cs="Segoe UI"/>
          <w:color w:val="3A3A3A"/>
          <w:sz w:val="27"/>
          <w:szCs w:val="27"/>
        </w:rPr>
        <w:t xml:space="preserve"> </w:t>
      </w:r>
      <w:r w:rsidRPr="002B3C7C">
        <w:rPr>
          <w:rFonts w:ascii="Latha" w:eastAsia="Times New Roman" w:hAnsi="Latha" w:cs="Latha"/>
          <w:color w:val="3A3A3A"/>
          <w:sz w:val="27"/>
          <w:szCs w:val="27"/>
        </w:rPr>
        <w:t>தேவை</w:t>
      </w:r>
      <w:r w:rsidRPr="002B3C7C">
        <w:rPr>
          <w:rFonts w:ascii="Segoe UI" w:eastAsia="Times New Roman" w:hAnsi="Segoe UI" w:cs="Segoe UI"/>
          <w:color w:val="3A3A3A"/>
          <w:sz w:val="27"/>
          <w:szCs w:val="27"/>
        </w:rPr>
        <w:t>.</w:t>
      </w:r>
    </w:p>
    <w:p w:rsidR="002B3C7C" w:rsidRPr="002B3C7C" w:rsidRDefault="002B3C7C" w:rsidP="002B3C7C">
      <w:pPr>
        <w:numPr>
          <w:ilvl w:val="0"/>
          <w:numId w:val="14"/>
        </w:num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3A3A3A"/>
          <w:sz w:val="27"/>
          <w:szCs w:val="27"/>
        </w:rPr>
      </w:pPr>
      <w:r w:rsidRPr="002B3C7C">
        <w:rPr>
          <w:rFonts w:ascii="Latha" w:eastAsia="Times New Roman" w:hAnsi="Latha" w:cs="Latha"/>
          <w:color w:val="3A3A3A"/>
          <w:sz w:val="27"/>
          <w:szCs w:val="27"/>
        </w:rPr>
        <w:t>மொழி</w:t>
      </w:r>
      <w:r w:rsidRPr="002B3C7C">
        <w:rPr>
          <w:rFonts w:ascii="Segoe UI" w:eastAsia="Times New Roman" w:hAnsi="Segoe UI" w:cs="Segoe UI"/>
          <w:color w:val="3A3A3A"/>
          <w:sz w:val="27"/>
          <w:szCs w:val="27"/>
        </w:rPr>
        <w:t xml:space="preserve"> </w:t>
      </w:r>
      <w:r w:rsidRPr="002B3C7C">
        <w:rPr>
          <w:rFonts w:ascii="Latha" w:eastAsia="Times New Roman" w:hAnsi="Latha" w:cs="Latha"/>
          <w:color w:val="3A3A3A"/>
          <w:sz w:val="27"/>
          <w:szCs w:val="27"/>
        </w:rPr>
        <w:t>என்பது</w:t>
      </w:r>
      <w:r w:rsidRPr="002B3C7C">
        <w:rPr>
          <w:rFonts w:ascii="Segoe UI" w:eastAsia="Times New Roman" w:hAnsi="Segoe UI" w:cs="Segoe UI"/>
          <w:color w:val="3A3A3A"/>
          <w:sz w:val="27"/>
          <w:szCs w:val="27"/>
        </w:rPr>
        <w:t xml:space="preserve"> </w:t>
      </w:r>
      <w:r w:rsidRPr="002B3C7C">
        <w:rPr>
          <w:rFonts w:ascii="Latha" w:eastAsia="Times New Roman" w:hAnsi="Latha" w:cs="Latha"/>
          <w:color w:val="3A3A3A"/>
          <w:sz w:val="27"/>
          <w:szCs w:val="27"/>
        </w:rPr>
        <w:t>உலகின்</w:t>
      </w:r>
      <w:r w:rsidRPr="002B3C7C">
        <w:rPr>
          <w:rFonts w:ascii="Segoe UI" w:eastAsia="Times New Roman" w:hAnsi="Segoe UI" w:cs="Segoe UI"/>
          <w:color w:val="3A3A3A"/>
          <w:sz w:val="27"/>
          <w:szCs w:val="27"/>
        </w:rPr>
        <w:t xml:space="preserve"> </w:t>
      </w:r>
      <w:r w:rsidRPr="002B3C7C">
        <w:rPr>
          <w:rFonts w:ascii="Latha" w:eastAsia="Times New Roman" w:hAnsi="Latha" w:cs="Latha"/>
          <w:color w:val="3A3A3A"/>
          <w:sz w:val="27"/>
          <w:szCs w:val="27"/>
        </w:rPr>
        <w:t>போட்டி</w:t>
      </w:r>
      <w:r w:rsidRPr="002B3C7C">
        <w:rPr>
          <w:rFonts w:ascii="Segoe UI" w:eastAsia="Times New Roman" w:hAnsi="Segoe UI" w:cs="Segoe UI"/>
          <w:color w:val="3A3A3A"/>
          <w:sz w:val="27"/>
          <w:szCs w:val="27"/>
        </w:rPr>
        <w:t xml:space="preserve"> </w:t>
      </w:r>
      <w:r w:rsidRPr="002B3C7C">
        <w:rPr>
          <w:rFonts w:ascii="Latha" w:eastAsia="Times New Roman" w:hAnsi="Latha" w:cs="Latha"/>
          <w:color w:val="3A3A3A"/>
          <w:sz w:val="27"/>
          <w:szCs w:val="27"/>
        </w:rPr>
        <w:t>போராட்டத்திற்கு</w:t>
      </w:r>
      <w:r w:rsidRPr="002B3C7C">
        <w:rPr>
          <w:rFonts w:ascii="Segoe UI" w:eastAsia="Times New Roman" w:hAnsi="Segoe UI" w:cs="Segoe UI"/>
          <w:color w:val="3A3A3A"/>
          <w:sz w:val="27"/>
          <w:szCs w:val="27"/>
        </w:rPr>
        <w:t xml:space="preserve"> </w:t>
      </w:r>
      <w:r w:rsidRPr="002B3C7C">
        <w:rPr>
          <w:rFonts w:ascii="Latha" w:eastAsia="Times New Roman" w:hAnsi="Latha" w:cs="Latha"/>
          <w:color w:val="3A3A3A"/>
          <w:sz w:val="27"/>
          <w:szCs w:val="27"/>
        </w:rPr>
        <w:t>ஒரு</w:t>
      </w:r>
      <w:r w:rsidRPr="002B3C7C">
        <w:rPr>
          <w:rFonts w:ascii="Segoe UI" w:eastAsia="Times New Roman" w:hAnsi="Segoe UI" w:cs="Segoe UI"/>
          <w:color w:val="3A3A3A"/>
          <w:sz w:val="27"/>
          <w:szCs w:val="27"/>
        </w:rPr>
        <w:t xml:space="preserve"> </w:t>
      </w:r>
      <w:r w:rsidRPr="002B3C7C">
        <w:rPr>
          <w:rFonts w:ascii="Latha" w:eastAsia="Times New Roman" w:hAnsi="Latha" w:cs="Latha"/>
          <w:color w:val="3A3A3A"/>
          <w:sz w:val="27"/>
          <w:szCs w:val="27"/>
        </w:rPr>
        <w:t>போர்க்கருவியாகும்</w:t>
      </w:r>
      <w:r w:rsidRPr="002B3C7C">
        <w:rPr>
          <w:rFonts w:ascii="Segoe UI" w:eastAsia="Times New Roman" w:hAnsi="Segoe UI" w:cs="Segoe UI"/>
          <w:color w:val="3A3A3A"/>
          <w:sz w:val="27"/>
          <w:szCs w:val="27"/>
        </w:rPr>
        <w:t xml:space="preserve">. </w:t>
      </w:r>
      <w:r w:rsidRPr="002B3C7C">
        <w:rPr>
          <w:rFonts w:ascii="Latha" w:eastAsia="Times New Roman" w:hAnsi="Latha" w:cs="Latha"/>
          <w:color w:val="3A3A3A"/>
          <w:sz w:val="27"/>
          <w:szCs w:val="27"/>
        </w:rPr>
        <w:t>அக்கருவி</w:t>
      </w:r>
      <w:r w:rsidRPr="002B3C7C">
        <w:rPr>
          <w:rFonts w:ascii="Segoe UI" w:eastAsia="Times New Roman" w:hAnsi="Segoe UI" w:cs="Segoe UI"/>
          <w:color w:val="3A3A3A"/>
          <w:sz w:val="27"/>
          <w:szCs w:val="27"/>
        </w:rPr>
        <w:t xml:space="preserve"> </w:t>
      </w:r>
      <w:r w:rsidRPr="002B3C7C">
        <w:rPr>
          <w:rFonts w:ascii="Latha" w:eastAsia="Times New Roman" w:hAnsi="Latha" w:cs="Latha"/>
          <w:color w:val="3A3A3A"/>
          <w:sz w:val="27"/>
          <w:szCs w:val="27"/>
        </w:rPr>
        <w:t>காலத்திற்கேற்ப</w:t>
      </w:r>
      <w:r w:rsidRPr="002B3C7C">
        <w:rPr>
          <w:rFonts w:ascii="Segoe UI" w:eastAsia="Times New Roman" w:hAnsi="Segoe UI" w:cs="Segoe UI"/>
          <w:color w:val="3A3A3A"/>
          <w:sz w:val="27"/>
          <w:szCs w:val="27"/>
        </w:rPr>
        <w:t xml:space="preserve"> </w:t>
      </w:r>
      <w:r w:rsidRPr="002B3C7C">
        <w:rPr>
          <w:rFonts w:ascii="Latha" w:eastAsia="Times New Roman" w:hAnsi="Latha" w:cs="Latha"/>
          <w:color w:val="3A3A3A"/>
          <w:sz w:val="27"/>
          <w:szCs w:val="27"/>
        </w:rPr>
        <w:t>மாற்றப்பட</w:t>
      </w:r>
      <w:r w:rsidRPr="002B3C7C">
        <w:rPr>
          <w:rFonts w:ascii="Segoe UI" w:eastAsia="Times New Roman" w:hAnsi="Segoe UI" w:cs="Segoe UI"/>
          <w:color w:val="3A3A3A"/>
          <w:sz w:val="27"/>
          <w:szCs w:val="27"/>
        </w:rPr>
        <w:t xml:space="preserve"> </w:t>
      </w:r>
      <w:r w:rsidRPr="002B3C7C">
        <w:rPr>
          <w:rFonts w:ascii="Latha" w:eastAsia="Times New Roman" w:hAnsi="Latha" w:cs="Latha"/>
          <w:color w:val="3A3A3A"/>
          <w:sz w:val="27"/>
          <w:szCs w:val="27"/>
        </w:rPr>
        <w:t>வேண்டும்</w:t>
      </w:r>
      <w:r w:rsidRPr="002B3C7C">
        <w:rPr>
          <w:rFonts w:ascii="Segoe UI" w:eastAsia="Times New Roman" w:hAnsi="Segoe UI" w:cs="Segoe UI"/>
          <w:color w:val="3A3A3A"/>
          <w:sz w:val="27"/>
          <w:szCs w:val="27"/>
        </w:rPr>
        <w:t>.</w:t>
      </w:r>
    </w:p>
    <w:p w:rsidR="002B3C7C" w:rsidRPr="002B3C7C" w:rsidRDefault="002B3C7C" w:rsidP="002B3C7C">
      <w:pPr>
        <w:numPr>
          <w:ilvl w:val="0"/>
          <w:numId w:val="14"/>
        </w:num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3A3A3A"/>
          <w:sz w:val="27"/>
          <w:szCs w:val="27"/>
        </w:rPr>
      </w:pPr>
      <w:r w:rsidRPr="002B3C7C">
        <w:rPr>
          <w:rFonts w:ascii="Latha" w:eastAsia="Times New Roman" w:hAnsi="Latha" w:cs="Latha"/>
          <w:color w:val="3A3A3A"/>
          <w:sz w:val="27"/>
          <w:szCs w:val="27"/>
        </w:rPr>
        <w:t>தமிழின்</w:t>
      </w:r>
      <w:r w:rsidRPr="002B3C7C">
        <w:rPr>
          <w:rFonts w:ascii="Segoe UI" w:eastAsia="Times New Roman" w:hAnsi="Segoe UI" w:cs="Segoe UI"/>
          <w:color w:val="3A3A3A"/>
          <w:sz w:val="27"/>
          <w:szCs w:val="27"/>
        </w:rPr>
        <w:t xml:space="preserve"> </w:t>
      </w:r>
      <w:r w:rsidRPr="002B3C7C">
        <w:rPr>
          <w:rFonts w:ascii="Latha" w:eastAsia="Times New Roman" w:hAnsi="Latha" w:cs="Latha"/>
          <w:color w:val="3A3A3A"/>
          <w:sz w:val="27"/>
          <w:szCs w:val="27"/>
        </w:rPr>
        <w:t>பெருமையும்</w:t>
      </w:r>
      <w:r w:rsidRPr="002B3C7C">
        <w:rPr>
          <w:rFonts w:ascii="Segoe UI" w:eastAsia="Times New Roman" w:hAnsi="Segoe UI" w:cs="Segoe UI"/>
          <w:color w:val="3A3A3A"/>
          <w:sz w:val="27"/>
          <w:szCs w:val="27"/>
        </w:rPr>
        <w:t xml:space="preserve"> </w:t>
      </w:r>
      <w:r w:rsidRPr="002B3C7C">
        <w:rPr>
          <w:rFonts w:ascii="Latha" w:eastAsia="Times New Roman" w:hAnsi="Latha" w:cs="Latha"/>
          <w:color w:val="3A3A3A"/>
          <w:sz w:val="27"/>
          <w:szCs w:val="27"/>
        </w:rPr>
        <w:t>மொழியின்</w:t>
      </w:r>
      <w:r w:rsidRPr="002B3C7C">
        <w:rPr>
          <w:rFonts w:ascii="Segoe UI" w:eastAsia="Times New Roman" w:hAnsi="Segoe UI" w:cs="Segoe UI"/>
          <w:color w:val="3A3A3A"/>
          <w:sz w:val="27"/>
          <w:szCs w:val="27"/>
        </w:rPr>
        <w:t xml:space="preserve"> </w:t>
      </w:r>
      <w:r w:rsidRPr="002B3C7C">
        <w:rPr>
          <w:rFonts w:ascii="Latha" w:eastAsia="Times New Roman" w:hAnsi="Latha" w:cs="Latha"/>
          <w:color w:val="3A3A3A"/>
          <w:sz w:val="27"/>
          <w:szCs w:val="27"/>
        </w:rPr>
        <w:t>சிறப்பும்</w:t>
      </w:r>
      <w:r w:rsidRPr="002B3C7C">
        <w:rPr>
          <w:rFonts w:ascii="Segoe UI" w:eastAsia="Times New Roman" w:hAnsi="Segoe UI" w:cs="Segoe UI"/>
          <w:color w:val="3A3A3A"/>
          <w:sz w:val="27"/>
          <w:szCs w:val="27"/>
        </w:rPr>
        <w:t xml:space="preserve"> </w:t>
      </w:r>
      <w:r w:rsidRPr="002B3C7C">
        <w:rPr>
          <w:rFonts w:ascii="Latha" w:eastAsia="Times New Roman" w:hAnsi="Latha" w:cs="Latha"/>
          <w:color w:val="3A3A3A"/>
          <w:sz w:val="27"/>
          <w:szCs w:val="27"/>
        </w:rPr>
        <w:t>குன்றாமல்</w:t>
      </w:r>
      <w:r w:rsidRPr="002B3C7C">
        <w:rPr>
          <w:rFonts w:ascii="Segoe UI" w:eastAsia="Times New Roman" w:hAnsi="Segoe UI" w:cs="Segoe UI"/>
          <w:color w:val="3A3A3A"/>
          <w:sz w:val="27"/>
          <w:szCs w:val="27"/>
        </w:rPr>
        <w:t xml:space="preserve"> </w:t>
      </w:r>
      <w:r w:rsidRPr="002B3C7C">
        <w:rPr>
          <w:rFonts w:ascii="Latha" w:eastAsia="Times New Roman" w:hAnsi="Latha" w:cs="Latha"/>
          <w:color w:val="3A3A3A"/>
          <w:sz w:val="27"/>
          <w:szCs w:val="27"/>
        </w:rPr>
        <w:t>இருக்க</w:t>
      </w:r>
      <w:r w:rsidRPr="002B3C7C">
        <w:rPr>
          <w:rFonts w:ascii="Segoe UI" w:eastAsia="Times New Roman" w:hAnsi="Segoe UI" w:cs="Segoe UI"/>
          <w:color w:val="3A3A3A"/>
          <w:sz w:val="27"/>
          <w:szCs w:val="27"/>
        </w:rPr>
        <w:t xml:space="preserve"> </w:t>
      </w:r>
      <w:r w:rsidRPr="002B3C7C">
        <w:rPr>
          <w:rFonts w:ascii="Latha" w:eastAsia="Times New Roman" w:hAnsi="Latha" w:cs="Latha"/>
          <w:color w:val="3A3A3A"/>
          <w:sz w:val="27"/>
          <w:szCs w:val="27"/>
        </w:rPr>
        <w:t>தமிழில்</w:t>
      </w:r>
      <w:r w:rsidRPr="002B3C7C">
        <w:rPr>
          <w:rFonts w:ascii="Segoe UI" w:eastAsia="Times New Roman" w:hAnsi="Segoe UI" w:cs="Segoe UI"/>
          <w:color w:val="3A3A3A"/>
          <w:sz w:val="27"/>
          <w:szCs w:val="27"/>
        </w:rPr>
        <w:t xml:space="preserve"> </w:t>
      </w:r>
      <w:r w:rsidRPr="002B3C7C">
        <w:rPr>
          <w:rFonts w:ascii="Latha" w:eastAsia="Times New Roman" w:hAnsi="Latha" w:cs="Latha"/>
          <w:color w:val="3A3A3A"/>
          <w:sz w:val="27"/>
          <w:szCs w:val="27"/>
        </w:rPr>
        <w:t>புதிய</w:t>
      </w:r>
      <w:r w:rsidRPr="002B3C7C">
        <w:rPr>
          <w:rFonts w:ascii="Segoe UI" w:eastAsia="Times New Roman" w:hAnsi="Segoe UI" w:cs="Segoe UI"/>
          <w:color w:val="3A3A3A"/>
          <w:sz w:val="27"/>
          <w:szCs w:val="27"/>
        </w:rPr>
        <w:t xml:space="preserve"> </w:t>
      </w:r>
      <w:r w:rsidRPr="002B3C7C">
        <w:rPr>
          <w:rFonts w:ascii="Latha" w:eastAsia="Times New Roman" w:hAnsi="Latha" w:cs="Latha"/>
          <w:color w:val="3A3A3A"/>
          <w:sz w:val="27"/>
          <w:szCs w:val="27"/>
        </w:rPr>
        <w:t>சொல்லாக்கம்</w:t>
      </w:r>
      <w:r w:rsidRPr="002B3C7C">
        <w:rPr>
          <w:rFonts w:ascii="Segoe UI" w:eastAsia="Times New Roman" w:hAnsi="Segoe UI" w:cs="Segoe UI"/>
          <w:color w:val="3A3A3A"/>
          <w:sz w:val="27"/>
          <w:szCs w:val="27"/>
        </w:rPr>
        <w:t xml:space="preserve"> </w:t>
      </w:r>
      <w:r w:rsidRPr="002B3C7C">
        <w:rPr>
          <w:rFonts w:ascii="Latha" w:eastAsia="Times New Roman" w:hAnsi="Latha" w:cs="Latha"/>
          <w:color w:val="3A3A3A"/>
          <w:sz w:val="27"/>
          <w:szCs w:val="27"/>
        </w:rPr>
        <w:t>தேவை</w:t>
      </w:r>
      <w:r w:rsidRPr="002B3C7C">
        <w:rPr>
          <w:rFonts w:ascii="Segoe UI" w:eastAsia="Times New Roman" w:hAnsi="Segoe UI" w:cs="Segoe UI"/>
          <w:color w:val="3A3A3A"/>
          <w:sz w:val="27"/>
          <w:szCs w:val="27"/>
        </w:rPr>
        <w:t>.</w:t>
      </w:r>
    </w:p>
    <w:p w:rsidR="002B3C7C" w:rsidRPr="002B3C7C" w:rsidRDefault="002B3C7C" w:rsidP="002B3C7C">
      <w:pPr>
        <w:numPr>
          <w:ilvl w:val="0"/>
          <w:numId w:val="14"/>
        </w:num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3A3A3A"/>
          <w:sz w:val="27"/>
          <w:szCs w:val="27"/>
        </w:rPr>
      </w:pPr>
      <w:r w:rsidRPr="002B3C7C">
        <w:rPr>
          <w:rFonts w:ascii="Latha" w:eastAsia="Times New Roman" w:hAnsi="Latha" w:cs="Latha"/>
          <w:color w:val="3A3A3A"/>
          <w:sz w:val="27"/>
          <w:szCs w:val="27"/>
        </w:rPr>
        <w:t>உலகின்</w:t>
      </w:r>
      <w:r w:rsidRPr="002B3C7C">
        <w:rPr>
          <w:rFonts w:ascii="Segoe UI" w:eastAsia="Times New Roman" w:hAnsi="Segoe UI" w:cs="Segoe UI"/>
          <w:color w:val="3A3A3A"/>
          <w:sz w:val="27"/>
          <w:szCs w:val="27"/>
        </w:rPr>
        <w:t xml:space="preserve"> </w:t>
      </w:r>
      <w:r w:rsidRPr="002B3C7C">
        <w:rPr>
          <w:rFonts w:ascii="Latha" w:eastAsia="Times New Roman" w:hAnsi="Latha" w:cs="Latha"/>
          <w:color w:val="3A3A3A"/>
          <w:sz w:val="27"/>
          <w:szCs w:val="27"/>
        </w:rPr>
        <w:t>பிற</w:t>
      </w:r>
      <w:r w:rsidRPr="002B3C7C">
        <w:rPr>
          <w:rFonts w:ascii="Segoe UI" w:eastAsia="Times New Roman" w:hAnsi="Segoe UI" w:cs="Segoe UI"/>
          <w:color w:val="3A3A3A"/>
          <w:sz w:val="27"/>
          <w:szCs w:val="27"/>
        </w:rPr>
        <w:t xml:space="preserve"> </w:t>
      </w:r>
      <w:r w:rsidRPr="002B3C7C">
        <w:rPr>
          <w:rFonts w:ascii="Latha" w:eastAsia="Times New Roman" w:hAnsi="Latha" w:cs="Latha"/>
          <w:color w:val="3A3A3A"/>
          <w:sz w:val="27"/>
          <w:szCs w:val="27"/>
        </w:rPr>
        <w:t>ஆய்வுச்</w:t>
      </w:r>
      <w:r w:rsidRPr="002B3C7C">
        <w:rPr>
          <w:rFonts w:ascii="Segoe UI" w:eastAsia="Times New Roman" w:hAnsi="Segoe UI" w:cs="Segoe UI"/>
          <w:color w:val="3A3A3A"/>
          <w:sz w:val="27"/>
          <w:szCs w:val="27"/>
        </w:rPr>
        <w:t xml:space="preserve"> </w:t>
      </w:r>
      <w:r w:rsidRPr="002B3C7C">
        <w:rPr>
          <w:rFonts w:ascii="Latha" w:eastAsia="Times New Roman" w:hAnsi="Latha" w:cs="Latha"/>
          <w:color w:val="3A3A3A"/>
          <w:sz w:val="27"/>
          <w:szCs w:val="27"/>
        </w:rPr>
        <w:t>சிந்தனைகளைத்</w:t>
      </w:r>
      <w:r w:rsidRPr="002B3C7C">
        <w:rPr>
          <w:rFonts w:ascii="Segoe UI" w:eastAsia="Times New Roman" w:hAnsi="Segoe UI" w:cs="Segoe UI"/>
          <w:color w:val="3A3A3A"/>
          <w:sz w:val="27"/>
          <w:szCs w:val="27"/>
        </w:rPr>
        <w:t xml:space="preserve"> </w:t>
      </w:r>
      <w:r w:rsidRPr="002B3C7C">
        <w:rPr>
          <w:rFonts w:ascii="Latha" w:eastAsia="Times New Roman" w:hAnsi="Latha" w:cs="Latha"/>
          <w:color w:val="3A3A3A"/>
          <w:sz w:val="27"/>
          <w:szCs w:val="27"/>
        </w:rPr>
        <w:t>தமிழ்ப்படுத்தி</w:t>
      </w:r>
      <w:r w:rsidRPr="002B3C7C">
        <w:rPr>
          <w:rFonts w:ascii="Segoe UI" w:eastAsia="Times New Roman" w:hAnsi="Segoe UI" w:cs="Segoe UI"/>
          <w:color w:val="3A3A3A"/>
          <w:sz w:val="27"/>
          <w:szCs w:val="27"/>
        </w:rPr>
        <w:t xml:space="preserve"> </w:t>
      </w:r>
      <w:r w:rsidRPr="002B3C7C">
        <w:rPr>
          <w:rFonts w:ascii="Latha" w:eastAsia="Times New Roman" w:hAnsi="Latha" w:cs="Latha"/>
          <w:color w:val="3A3A3A"/>
          <w:sz w:val="27"/>
          <w:szCs w:val="27"/>
        </w:rPr>
        <w:t>எழுதும்</w:t>
      </w:r>
      <w:r w:rsidRPr="002B3C7C">
        <w:rPr>
          <w:rFonts w:ascii="Segoe UI" w:eastAsia="Times New Roman" w:hAnsi="Segoe UI" w:cs="Segoe UI"/>
          <w:color w:val="3A3A3A"/>
          <w:sz w:val="27"/>
          <w:szCs w:val="27"/>
        </w:rPr>
        <w:t xml:space="preserve"> </w:t>
      </w:r>
      <w:r w:rsidRPr="002B3C7C">
        <w:rPr>
          <w:rFonts w:ascii="Latha" w:eastAsia="Times New Roman" w:hAnsi="Latha" w:cs="Latha"/>
          <w:color w:val="3A3A3A"/>
          <w:sz w:val="27"/>
          <w:szCs w:val="27"/>
        </w:rPr>
        <w:t>போது</w:t>
      </w:r>
      <w:r w:rsidRPr="002B3C7C">
        <w:rPr>
          <w:rFonts w:ascii="Segoe UI" w:eastAsia="Times New Roman" w:hAnsi="Segoe UI" w:cs="Segoe UI"/>
          <w:color w:val="3A3A3A"/>
          <w:sz w:val="27"/>
          <w:szCs w:val="27"/>
        </w:rPr>
        <w:t xml:space="preserve"> </w:t>
      </w:r>
      <w:r w:rsidRPr="002B3C7C">
        <w:rPr>
          <w:rFonts w:ascii="Latha" w:eastAsia="Times New Roman" w:hAnsi="Latha" w:cs="Latha"/>
          <w:color w:val="3A3A3A"/>
          <w:sz w:val="27"/>
          <w:szCs w:val="27"/>
        </w:rPr>
        <w:t>பிறமொழி</w:t>
      </w:r>
      <w:r w:rsidRPr="002B3C7C">
        <w:rPr>
          <w:rFonts w:ascii="Segoe UI" w:eastAsia="Times New Roman" w:hAnsi="Segoe UI" w:cs="Segoe UI"/>
          <w:color w:val="3A3A3A"/>
          <w:sz w:val="27"/>
          <w:szCs w:val="27"/>
        </w:rPr>
        <w:t xml:space="preserve"> </w:t>
      </w:r>
      <w:r w:rsidRPr="002B3C7C">
        <w:rPr>
          <w:rFonts w:ascii="Latha" w:eastAsia="Times New Roman" w:hAnsi="Latha" w:cs="Latha"/>
          <w:color w:val="3A3A3A"/>
          <w:sz w:val="27"/>
          <w:szCs w:val="27"/>
        </w:rPr>
        <w:t>அறியாத</w:t>
      </w:r>
      <w:r w:rsidRPr="002B3C7C">
        <w:rPr>
          <w:rFonts w:ascii="Segoe UI" w:eastAsia="Times New Roman" w:hAnsi="Segoe UI" w:cs="Segoe UI"/>
          <w:color w:val="3A3A3A"/>
          <w:sz w:val="27"/>
          <w:szCs w:val="27"/>
        </w:rPr>
        <w:t xml:space="preserve"> </w:t>
      </w:r>
      <w:r w:rsidRPr="002B3C7C">
        <w:rPr>
          <w:rFonts w:ascii="Latha" w:eastAsia="Times New Roman" w:hAnsi="Latha" w:cs="Latha"/>
          <w:color w:val="3A3A3A"/>
          <w:sz w:val="27"/>
          <w:szCs w:val="27"/>
        </w:rPr>
        <w:t>தமிழரும்</w:t>
      </w:r>
    </w:p>
    <w:p w:rsidR="002B3C7C" w:rsidRPr="002B3C7C" w:rsidRDefault="002B3C7C" w:rsidP="002B3C7C">
      <w:pPr>
        <w:numPr>
          <w:ilvl w:val="0"/>
          <w:numId w:val="14"/>
        </w:num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3A3A3A"/>
          <w:sz w:val="27"/>
          <w:szCs w:val="27"/>
        </w:rPr>
      </w:pPr>
      <w:r w:rsidRPr="002B3C7C">
        <w:rPr>
          <w:rFonts w:ascii="Latha" w:eastAsia="Times New Roman" w:hAnsi="Latha" w:cs="Latha"/>
          <w:color w:val="3A3A3A"/>
          <w:sz w:val="27"/>
          <w:szCs w:val="27"/>
        </w:rPr>
        <w:t>அவற்றைக்</w:t>
      </w:r>
      <w:r w:rsidRPr="002B3C7C">
        <w:rPr>
          <w:rFonts w:ascii="Segoe UI" w:eastAsia="Times New Roman" w:hAnsi="Segoe UI" w:cs="Segoe UI"/>
          <w:color w:val="3A3A3A"/>
          <w:sz w:val="27"/>
          <w:szCs w:val="27"/>
        </w:rPr>
        <w:t xml:space="preserve"> </w:t>
      </w:r>
      <w:r w:rsidRPr="002B3C7C">
        <w:rPr>
          <w:rFonts w:ascii="Latha" w:eastAsia="Times New Roman" w:hAnsi="Latha" w:cs="Latha"/>
          <w:color w:val="3A3A3A"/>
          <w:sz w:val="27"/>
          <w:szCs w:val="27"/>
        </w:rPr>
        <w:t>குறித்து</w:t>
      </w:r>
      <w:r w:rsidRPr="002B3C7C">
        <w:rPr>
          <w:rFonts w:ascii="Segoe UI" w:eastAsia="Times New Roman" w:hAnsi="Segoe UI" w:cs="Segoe UI"/>
          <w:color w:val="3A3A3A"/>
          <w:sz w:val="27"/>
          <w:szCs w:val="27"/>
        </w:rPr>
        <w:t xml:space="preserve"> </w:t>
      </w:r>
      <w:r w:rsidRPr="002B3C7C">
        <w:rPr>
          <w:rFonts w:ascii="Latha" w:eastAsia="Times New Roman" w:hAnsi="Latha" w:cs="Latha"/>
          <w:color w:val="3A3A3A"/>
          <w:sz w:val="27"/>
          <w:szCs w:val="27"/>
        </w:rPr>
        <w:t>அறிந்துகொள்ள</w:t>
      </w:r>
      <w:r w:rsidRPr="002B3C7C">
        <w:rPr>
          <w:rFonts w:ascii="Segoe UI" w:eastAsia="Times New Roman" w:hAnsi="Segoe UI" w:cs="Segoe UI"/>
          <w:color w:val="3A3A3A"/>
          <w:sz w:val="27"/>
          <w:szCs w:val="27"/>
        </w:rPr>
        <w:t xml:space="preserve"> </w:t>
      </w:r>
      <w:r w:rsidRPr="002B3C7C">
        <w:rPr>
          <w:rFonts w:ascii="Latha" w:eastAsia="Times New Roman" w:hAnsi="Latha" w:cs="Latha"/>
          <w:color w:val="3A3A3A"/>
          <w:sz w:val="27"/>
          <w:szCs w:val="27"/>
        </w:rPr>
        <w:t>முடியும்</w:t>
      </w:r>
      <w:r w:rsidRPr="002B3C7C">
        <w:rPr>
          <w:rFonts w:ascii="Segoe UI" w:eastAsia="Times New Roman" w:hAnsi="Segoe UI" w:cs="Segoe UI"/>
          <w:color w:val="3A3A3A"/>
          <w:sz w:val="27"/>
          <w:szCs w:val="27"/>
        </w:rPr>
        <w:t>.</w:t>
      </w:r>
    </w:p>
    <w:p w:rsidR="002B3C7C" w:rsidRPr="002B3C7C" w:rsidRDefault="002B3C7C" w:rsidP="002B3C7C">
      <w:pPr>
        <w:numPr>
          <w:ilvl w:val="0"/>
          <w:numId w:val="14"/>
        </w:num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3A3A3A"/>
          <w:sz w:val="27"/>
          <w:szCs w:val="27"/>
        </w:rPr>
      </w:pPr>
      <w:r w:rsidRPr="002B3C7C">
        <w:rPr>
          <w:rFonts w:ascii="Latha" w:eastAsia="Times New Roman" w:hAnsi="Latha" w:cs="Latha"/>
          <w:color w:val="3A3A3A"/>
          <w:sz w:val="27"/>
          <w:szCs w:val="27"/>
        </w:rPr>
        <w:t>மொழியே</w:t>
      </w:r>
      <w:r w:rsidRPr="002B3C7C">
        <w:rPr>
          <w:rFonts w:ascii="Segoe UI" w:eastAsia="Times New Roman" w:hAnsi="Segoe UI" w:cs="Segoe UI"/>
          <w:color w:val="3A3A3A"/>
          <w:sz w:val="27"/>
          <w:szCs w:val="27"/>
        </w:rPr>
        <w:t xml:space="preserve"> </w:t>
      </w:r>
      <w:r w:rsidRPr="002B3C7C">
        <w:rPr>
          <w:rFonts w:ascii="Latha" w:eastAsia="Times New Roman" w:hAnsi="Latha" w:cs="Latha"/>
          <w:color w:val="3A3A3A"/>
          <w:sz w:val="27"/>
          <w:szCs w:val="27"/>
        </w:rPr>
        <w:t>கலாச்சாரத்தின்</w:t>
      </w:r>
      <w:r w:rsidRPr="002B3C7C">
        <w:rPr>
          <w:rFonts w:ascii="Segoe UI" w:eastAsia="Times New Roman" w:hAnsi="Segoe UI" w:cs="Segoe UI"/>
          <w:color w:val="3A3A3A"/>
          <w:sz w:val="27"/>
          <w:szCs w:val="27"/>
        </w:rPr>
        <w:t xml:space="preserve"> </w:t>
      </w:r>
      <w:r w:rsidRPr="002B3C7C">
        <w:rPr>
          <w:rFonts w:ascii="Latha" w:eastAsia="Times New Roman" w:hAnsi="Latha" w:cs="Latha"/>
          <w:color w:val="3A3A3A"/>
          <w:sz w:val="27"/>
          <w:szCs w:val="27"/>
        </w:rPr>
        <w:t>வழிகாட்டி</w:t>
      </w:r>
      <w:r w:rsidRPr="002B3C7C">
        <w:rPr>
          <w:rFonts w:ascii="Segoe UI" w:eastAsia="Times New Roman" w:hAnsi="Segoe UI" w:cs="Segoe UI"/>
          <w:color w:val="3A3A3A"/>
          <w:sz w:val="27"/>
          <w:szCs w:val="27"/>
        </w:rPr>
        <w:t xml:space="preserve">. </w:t>
      </w:r>
      <w:r w:rsidRPr="002B3C7C">
        <w:rPr>
          <w:rFonts w:ascii="Latha" w:eastAsia="Times New Roman" w:hAnsi="Latha" w:cs="Latha"/>
          <w:color w:val="3A3A3A"/>
          <w:sz w:val="27"/>
          <w:szCs w:val="27"/>
        </w:rPr>
        <w:t>அதை</w:t>
      </w:r>
      <w:r w:rsidRPr="002B3C7C">
        <w:rPr>
          <w:rFonts w:ascii="Segoe UI" w:eastAsia="Times New Roman" w:hAnsi="Segoe UI" w:cs="Segoe UI"/>
          <w:color w:val="3A3A3A"/>
          <w:sz w:val="27"/>
          <w:szCs w:val="27"/>
        </w:rPr>
        <w:t xml:space="preserve"> </w:t>
      </w:r>
      <w:r w:rsidRPr="002B3C7C">
        <w:rPr>
          <w:rFonts w:ascii="Latha" w:eastAsia="Times New Roman" w:hAnsi="Latha" w:cs="Latha"/>
          <w:color w:val="3A3A3A"/>
          <w:sz w:val="27"/>
          <w:szCs w:val="27"/>
        </w:rPr>
        <w:t>நிலைநாட்ட</w:t>
      </w:r>
      <w:r w:rsidRPr="002B3C7C">
        <w:rPr>
          <w:rFonts w:ascii="Segoe UI" w:eastAsia="Times New Roman" w:hAnsi="Segoe UI" w:cs="Segoe UI"/>
          <w:color w:val="3A3A3A"/>
          <w:sz w:val="27"/>
          <w:szCs w:val="27"/>
        </w:rPr>
        <w:t xml:space="preserve"> </w:t>
      </w:r>
      <w:r w:rsidRPr="002B3C7C">
        <w:rPr>
          <w:rFonts w:ascii="Latha" w:eastAsia="Times New Roman" w:hAnsi="Latha" w:cs="Latha"/>
          <w:color w:val="3A3A3A"/>
          <w:sz w:val="27"/>
          <w:szCs w:val="27"/>
        </w:rPr>
        <w:t>புதிய</w:t>
      </w:r>
      <w:r w:rsidRPr="002B3C7C">
        <w:rPr>
          <w:rFonts w:ascii="Segoe UI" w:eastAsia="Times New Roman" w:hAnsi="Segoe UI" w:cs="Segoe UI"/>
          <w:color w:val="3A3A3A"/>
          <w:sz w:val="27"/>
          <w:szCs w:val="27"/>
        </w:rPr>
        <w:t xml:space="preserve"> </w:t>
      </w:r>
      <w:r w:rsidRPr="002B3C7C">
        <w:rPr>
          <w:rFonts w:ascii="Latha" w:eastAsia="Times New Roman" w:hAnsi="Latha" w:cs="Latha"/>
          <w:color w:val="3A3A3A"/>
          <w:sz w:val="27"/>
          <w:szCs w:val="27"/>
        </w:rPr>
        <w:t>சொல்லாக்கம்</w:t>
      </w:r>
      <w:r w:rsidRPr="002B3C7C">
        <w:rPr>
          <w:rFonts w:ascii="Segoe UI" w:eastAsia="Times New Roman" w:hAnsi="Segoe UI" w:cs="Segoe UI"/>
          <w:color w:val="3A3A3A"/>
          <w:sz w:val="27"/>
          <w:szCs w:val="27"/>
        </w:rPr>
        <w:t xml:space="preserve"> </w:t>
      </w:r>
      <w:r w:rsidRPr="002B3C7C">
        <w:rPr>
          <w:rFonts w:ascii="Latha" w:eastAsia="Times New Roman" w:hAnsi="Latha" w:cs="Latha"/>
          <w:color w:val="3A3A3A"/>
          <w:sz w:val="27"/>
          <w:szCs w:val="27"/>
        </w:rPr>
        <w:t>தேவை</w:t>
      </w:r>
      <w:r w:rsidRPr="002B3C7C">
        <w:rPr>
          <w:rFonts w:ascii="Segoe UI" w:eastAsia="Times New Roman" w:hAnsi="Segoe UI" w:cs="Segoe UI"/>
          <w:color w:val="3A3A3A"/>
          <w:sz w:val="27"/>
          <w:szCs w:val="27"/>
        </w:rPr>
        <w:t>.</w:t>
      </w:r>
    </w:p>
    <w:p w:rsidR="002B3C7C" w:rsidRPr="002B3C7C" w:rsidRDefault="002B3C7C" w:rsidP="002B3C7C">
      <w:pPr>
        <w:numPr>
          <w:ilvl w:val="0"/>
          <w:numId w:val="14"/>
        </w:num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3A3A3A"/>
          <w:sz w:val="27"/>
          <w:szCs w:val="27"/>
        </w:rPr>
      </w:pPr>
      <w:r w:rsidRPr="002B3C7C">
        <w:rPr>
          <w:rFonts w:ascii="Latha" w:eastAsia="Times New Roman" w:hAnsi="Latha" w:cs="Latha"/>
          <w:color w:val="3A3A3A"/>
          <w:sz w:val="27"/>
          <w:szCs w:val="27"/>
        </w:rPr>
        <w:t>மக்களிடையே</w:t>
      </w:r>
      <w:r w:rsidRPr="002B3C7C">
        <w:rPr>
          <w:rFonts w:ascii="Segoe UI" w:eastAsia="Times New Roman" w:hAnsi="Segoe UI" w:cs="Segoe UI"/>
          <w:color w:val="3A3A3A"/>
          <w:sz w:val="27"/>
          <w:szCs w:val="27"/>
        </w:rPr>
        <w:t xml:space="preserve"> </w:t>
      </w:r>
      <w:r w:rsidRPr="002B3C7C">
        <w:rPr>
          <w:rFonts w:ascii="Latha" w:eastAsia="Times New Roman" w:hAnsi="Latha" w:cs="Latha"/>
          <w:color w:val="3A3A3A"/>
          <w:sz w:val="27"/>
          <w:szCs w:val="27"/>
        </w:rPr>
        <w:t>பரந்த</w:t>
      </w:r>
      <w:r w:rsidRPr="002B3C7C">
        <w:rPr>
          <w:rFonts w:ascii="Segoe UI" w:eastAsia="Times New Roman" w:hAnsi="Segoe UI" w:cs="Segoe UI"/>
          <w:color w:val="3A3A3A"/>
          <w:sz w:val="27"/>
          <w:szCs w:val="27"/>
        </w:rPr>
        <w:t xml:space="preserve"> </w:t>
      </w:r>
      <w:r w:rsidRPr="002B3C7C">
        <w:rPr>
          <w:rFonts w:ascii="Latha" w:eastAsia="Times New Roman" w:hAnsi="Latha" w:cs="Latha"/>
          <w:color w:val="3A3A3A"/>
          <w:sz w:val="27"/>
          <w:szCs w:val="27"/>
        </w:rPr>
        <w:t>மனப்பான்மையையும்</w:t>
      </w:r>
      <w:r w:rsidRPr="002B3C7C">
        <w:rPr>
          <w:rFonts w:ascii="Segoe UI" w:eastAsia="Times New Roman" w:hAnsi="Segoe UI" w:cs="Segoe UI"/>
          <w:color w:val="3A3A3A"/>
          <w:sz w:val="27"/>
          <w:szCs w:val="27"/>
        </w:rPr>
        <w:t xml:space="preserve">, </w:t>
      </w:r>
      <w:r w:rsidRPr="002B3C7C">
        <w:rPr>
          <w:rFonts w:ascii="Latha" w:eastAsia="Times New Roman" w:hAnsi="Latha" w:cs="Latha"/>
          <w:color w:val="3A3A3A"/>
          <w:sz w:val="27"/>
          <w:szCs w:val="27"/>
        </w:rPr>
        <w:t>ஆளுமையையும்</w:t>
      </w:r>
      <w:r w:rsidRPr="002B3C7C">
        <w:rPr>
          <w:rFonts w:ascii="Segoe UI" w:eastAsia="Times New Roman" w:hAnsi="Segoe UI" w:cs="Segoe UI"/>
          <w:color w:val="3A3A3A"/>
          <w:sz w:val="27"/>
          <w:szCs w:val="27"/>
        </w:rPr>
        <w:t xml:space="preserve"> </w:t>
      </w:r>
      <w:r w:rsidRPr="002B3C7C">
        <w:rPr>
          <w:rFonts w:ascii="Latha" w:eastAsia="Times New Roman" w:hAnsi="Latha" w:cs="Latha"/>
          <w:color w:val="3A3A3A"/>
          <w:sz w:val="27"/>
          <w:szCs w:val="27"/>
        </w:rPr>
        <w:t>நிலைநாட்ட</w:t>
      </w:r>
      <w:r w:rsidRPr="002B3C7C">
        <w:rPr>
          <w:rFonts w:ascii="Segoe UI" w:eastAsia="Times New Roman" w:hAnsi="Segoe UI" w:cs="Segoe UI"/>
          <w:color w:val="3A3A3A"/>
          <w:sz w:val="27"/>
          <w:szCs w:val="27"/>
        </w:rPr>
        <w:t xml:space="preserve"> </w:t>
      </w:r>
      <w:r w:rsidRPr="002B3C7C">
        <w:rPr>
          <w:rFonts w:ascii="Latha" w:eastAsia="Times New Roman" w:hAnsi="Latha" w:cs="Latha"/>
          <w:color w:val="3A3A3A"/>
          <w:sz w:val="27"/>
          <w:szCs w:val="27"/>
        </w:rPr>
        <w:t>புதிய</w:t>
      </w:r>
      <w:r w:rsidRPr="002B3C7C">
        <w:rPr>
          <w:rFonts w:ascii="Segoe UI" w:eastAsia="Times New Roman" w:hAnsi="Segoe UI" w:cs="Segoe UI"/>
          <w:color w:val="3A3A3A"/>
          <w:sz w:val="27"/>
          <w:szCs w:val="27"/>
        </w:rPr>
        <w:t xml:space="preserve"> </w:t>
      </w:r>
      <w:r w:rsidRPr="002B3C7C">
        <w:rPr>
          <w:rFonts w:ascii="Latha" w:eastAsia="Times New Roman" w:hAnsi="Latha" w:cs="Latha"/>
          <w:color w:val="3A3A3A"/>
          <w:sz w:val="27"/>
          <w:szCs w:val="27"/>
        </w:rPr>
        <w:t>சொல்லாக்கம்</w:t>
      </w:r>
      <w:r w:rsidRPr="002B3C7C">
        <w:rPr>
          <w:rFonts w:ascii="Segoe UI" w:eastAsia="Times New Roman" w:hAnsi="Segoe UI" w:cs="Segoe UI"/>
          <w:color w:val="3A3A3A"/>
          <w:sz w:val="27"/>
          <w:szCs w:val="27"/>
        </w:rPr>
        <w:t xml:space="preserve"> </w:t>
      </w:r>
      <w:r w:rsidRPr="002B3C7C">
        <w:rPr>
          <w:rFonts w:ascii="Latha" w:eastAsia="Times New Roman" w:hAnsi="Latha" w:cs="Latha"/>
          <w:color w:val="3A3A3A"/>
          <w:sz w:val="27"/>
          <w:szCs w:val="27"/>
        </w:rPr>
        <w:t>தேவைப்படுகிறது</w:t>
      </w:r>
      <w:r w:rsidRPr="002B3C7C">
        <w:rPr>
          <w:rFonts w:ascii="Segoe UI" w:eastAsia="Times New Roman" w:hAnsi="Segoe UI" w:cs="Segoe UI"/>
          <w:color w:val="3A3A3A"/>
          <w:sz w:val="27"/>
          <w:szCs w:val="27"/>
        </w:rPr>
        <w:t>.</w:t>
      </w:r>
    </w:p>
    <w:p w:rsidR="002B3C7C" w:rsidRPr="002B3C7C" w:rsidRDefault="002B3C7C" w:rsidP="002B3C7C">
      <w:pPr>
        <w:numPr>
          <w:ilvl w:val="0"/>
          <w:numId w:val="14"/>
        </w:num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3A3A3A"/>
          <w:sz w:val="27"/>
          <w:szCs w:val="27"/>
        </w:rPr>
      </w:pPr>
      <w:r w:rsidRPr="002B3C7C">
        <w:rPr>
          <w:rFonts w:ascii="Latha" w:eastAsia="Times New Roman" w:hAnsi="Latha" w:cs="Latha"/>
          <w:color w:val="3A3A3A"/>
          <w:sz w:val="27"/>
          <w:szCs w:val="27"/>
        </w:rPr>
        <w:lastRenderedPageBreak/>
        <w:t>பிறமொழிச்</w:t>
      </w:r>
      <w:r w:rsidRPr="002B3C7C">
        <w:rPr>
          <w:rFonts w:ascii="Segoe UI" w:eastAsia="Times New Roman" w:hAnsi="Segoe UI" w:cs="Segoe UI"/>
          <w:color w:val="3A3A3A"/>
          <w:sz w:val="27"/>
          <w:szCs w:val="27"/>
        </w:rPr>
        <w:t xml:space="preserve"> </w:t>
      </w:r>
      <w:r w:rsidRPr="002B3C7C">
        <w:rPr>
          <w:rFonts w:ascii="Latha" w:eastAsia="Times New Roman" w:hAnsi="Latha" w:cs="Latha"/>
          <w:color w:val="3A3A3A"/>
          <w:sz w:val="27"/>
          <w:szCs w:val="27"/>
        </w:rPr>
        <w:t>சொற்கள்</w:t>
      </w:r>
      <w:r w:rsidRPr="002B3C7C">
        <w:rPr>
          <w:rFonts w:ascii="Segoe UI" w:eastAsia="Times New Roman" w:hAnsi="Segoe UI" w:cs="Segoe UI"/>
          <w:color w:val="3A3A3A"/>
          <w:sz w:val="27"/>
          <w:szCs w:val="27"/>
        </w:rPr>
        <w:t xml:space="preserve"> </w:t>
      </w:r>
      <w:r w:rsidRPr="002B3C7C">
        <w:rPr>
          <w:rFonts w:ascii="Latha" w:eastAsia="Times New Roman" w:hAnsi="Latha" w:cs="Latha"/>
          <w:color w:val="3A3A3A"/>
          <w:sz w:val="27"/>
          <w:szCs w:val="27"/>
        </w:rPr>
        <w:t>கலவாமல்</w:t>
      </w:r>
      <w:r w:rsidRPr="002B3C7C">
        <w:rPr>
          <w:rFonts w:ascii="Segoe UI" w:eastAsia="Times New Roman" w:hAnsi="Segoe UI" w:cs="Segoe UI"/>
          <w:color w:val="3A3A3A"/>
          <w:sz w:val="27"/>
          <w:szCs w:val="27"/>
        </w:rPr>
        <w:t xml:space="preserve"> </w:t>
      </w:r>
      <w:r w:rsidRPr="002B3C7C">
        <w:rPr>
          <w:rFonts w:ascii="Latha" w:eastAsia="Times New Roman" w:hAnsi="Latha" w:cs="Latha"/>
          <w:color w:val="3A3A3A"/>
          <w:sz w:val="27"/>
          <w:szCs w:val="27"/>
        </w:rPr>
        <w:t>இருக்க</w:t>
      </w:r>
      <w:r w:rsidRPr="002B3C7C">
        <w:rPr>
          <w:rFonts w:ascii="Segoe UI" w:eastAsia="Times New Roman" w:hAnsi="Segoe UI" w:cs="Segoe UI"/>
          <w:color w:val="3A3A3A"/>
          <w:sz w:val="27"/>
          <w:szCs w:val="27"/>
        </w:rPr>
        <w:t xml:space="preserve"> </w:t>
      </w:r>
      <w:r w:rsidRPr="002B3C7C">
        <w:rPr>
          <w:rFonts w:ascii="Latha" w:eastAsia="Times New Roman" w:hAnsi="Latha" w:cs="Latha"/>
          <w:color w:val="3A3A3A"/>
          <w:sz w:val="27"/>
          <w:szCs w:val="27"/>
        </w:rPr>
        <w:t>காலத்திற்கேற்ப</w:t>
      </w:r>
      <w:r w:rsidRPr="002B3C7C">
        <w:rPr>
          <w:rFonts w:ascii="Segoe UI" w:eastAsia="Times New Roman" w:hAnsi="Segoe UI" w:cs="Segoe UI"/>
          <w:color w:val="3A3A3A"/>
          <w:sz w:val="27"/>
          <w:szCs w:val="27"/>
        </w:rPr>
        <w:t xml:space="preserve"> </w:t>
      </w:r>
      <w:r w:rsidRPr="002B3C7C">
        <w:rPr>
          <w:rFonts w:ascii="Latha" w:eastAsia="Times New Roman" w:hAnsi="Latha" w:cs="Latha"/>
          <w:color w:val="3A3A3A"/>
          <w:sz w:val="27"/>
          <w:szCs w:val="27"/>
        </w:rPr>
        <w:t>புதிய</w:t>
      </w:r>
      <w:r w:rsidRPr="002B3C7C">
        <w:rPr>
          <w:rFonts w:ascii="Segoe UI" w:eastAsia="Times New Roman" w:hAnsi="Segoe UI" w:cs="Segoe UI"/>
          <w:color w:val="3A3A3A"/>
          <w:sz w:val="27"/>
          <w:szCs w:val="27"/>
        </w:rPr>
        <w:t xml:space="preserve"> </w:t>
      </w:r>
      <w:r w:rsidRPr="002B3C7C">
        <w:rPr>
          <w:rFonts w:ascii="Latha" w:eastAsia="Times New Roman" w:hAnsi="Latha" w:cs="Latha"/>
          <w:color w:val="3A3A3A"/>
          <w:sz w:val="27"/>
          <w:szCs w:val="27"/>
        </w:rPr>
        <w:t>கலைச்சொல்லாக்கம்</w:t>
      </w:r>
      <w:r w:rsidRPr="002B3C7C">
        <w:rPr>
          <w:rFonts w:ascii="Segoe UI" w:eastAsia="Times New Roman" w:hAnsi="Segoe UI" w:cs="Segoe UI"/>
          <w:color w:val="3A3A3A"/>
          <w:sz w:val="27"/>
          <w:szCs w:val="27"/>
        </w:rPr>
        <w:t xml:space="preserve"> </w:t>
      </w:r>
      <w:r w:rsidRPr="002B3C7C">
        <w:rPr>
          <w:rFonts w:ascii="Latha" w:eastAsia="Times New Roman" w:hAnsi="Latha" w:cs="Latha"/>
          <w:color w:val="3A3A3A"/>
          <w:sz w:val="27"/>
          <w:szCs w:val="27"/>
        </w:rPr>
        <w:t>ஏற்படுத்த</w:t>
      </w:r>
      <w:r w:rsidRPr="002B3C7C">
        <w:rPr>
          <w:rFonts w:ascii="Segoe UI" w:eastAsia="Times New Roman" w:hAnsi="Segoe UI" w:cs="Segoe UI"/>
          <w:color w:val="3A3A3A"/>
          <w:sz w:val="27"/>
          <w:szCs w:val="27"/>
        </w:rPr>
        <w:t xml:space="preserve"> </w:t>
      </w:r>
      <w:r w:rsidRPr="002B3C7C">
        <w:rPr>
          <w:rFonts w:ascii="Latha" w:eastAsia="Times New Roman" w:hAnsi="Latha" w:cs="Latha"/>
          <w:color w:val="3A3A3A"/>
          <w:sz w:val="27"/>
          <w:szCs w:val="27"/>
        </w:rPr>
        <w:t>வேண்டும்</w:t>
      </w:r>
      <w:r w:rsidRPr="002B3C7C">
        <w:rPr>
          <w:rFonts w:ascii="Segoe UI" w:eastAsia="Times New Roman" w:hAnsi="Segoe UI" w:cs="Segoe UI"/>
          <w:color w:val="3A3A3A"/>
          <w:sz w:val="27"/>
          <w:szCs w:val="27"/>
        </w:rPr>
        <w:t>.</w:t>
      </w:r>
    </w:p>
    <w:p w:rsidR="002B3C7C" w:rsidRPr="002B3C7C" w:rsidRDefault="002B3C7C" w:rsidP="002B3C7C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3A3A3A"/>
          <w:sz w:val="27"/>
          <w:szCs w:val="27"/>
        </w:rPr>
      </w:pPr>
      <w:r w:rsidRPr="002B3C7C">
        <w:rPr>
          <w:rFonts w:ascii="Latha" w:eastAsia="Times New Roman" w:hAnsi="Latha" w:cs="Latha"/>
          <w:color w:val="0000FF"/>
          <w:sz w:val="27"/>
          <w:szCs w:val="27"/>
          <w:bdr w:val="none" w:sz="0" w:space="0" w:color="auto" w:frame="1"/>
        </w:rPr>
        <w:t>நிறைவுரை</w:t>
      </w:r>
      <w:r w:rsidRPr="002B3C7C">
        <w:rPr>
          <w:rFonts w:ascii="Segoe UI" w:eastAsia="Times New Roman" w:hAnsi="Segoe UI" w:cs="Segoe UI"/>
          <w:color w:val="0000FF"/>
          <w:sz w:val="27"/>
          <w:szCs w:val="27"/>
          <w:bdr w:val="none" w:sz="0" w:space="0" w:color="auto" w:frame="1"/>
        </w:rPr>
        <w:t>:</w:t>
      </w:r>
    </w:p>
    <w:p w:rsidR="002B3C7C" w:rsidRPr="002B3C7C" w:rsidRDefault="002B3C7C" w:rsidP="002B3C7C">
      <w:pPr>
        <w:shd w:val="clear" w:color="auto" w:fill="FFFFFF"/>
        <w:spacing w:after="384" w:line="240" w:lineRule="auto"/>
        <w:textAlignment w:val="baseline"/>
        <w:rPr>
          <w:rFonts w:ascii="Segoe UI" w:eastAsia="Times New Roman" w:hAnsi="Segoe UI" w:cs="Segoe UI"/>
          <w:color w:val="3A3A3A"/>
          <w:sz w:val="27"/>
          <w:szCs w:val="27"/>
        </w:rPr>
      </w:pPr>
      <w:proofErr w:type="gramStart"/>
      <w:r w:rsidRPr="002B3C7C">
        <w:rPr>
          <w:rFonts w:ascii="Latha" w:eastAsia="Times New Roman" w:hAnsi="Latha" w:cs="Latha"/>
          <w:color w:val="3A3A3A"/>
          <w:sz w:val="27"/>
          <w:szCs w:val="27"/>
        </w:rPr>
        <w:t>மென்மையான</w:t>
      </w:r>
      <w:r w:rsidRPr="002B3C7C">
        <w:rPr>
          <w:rFonts w:ascii="Segoe UI" w:eastAsia="Times New Roman" w:hAnsi="Segoe UI" w:cs="Segoe UI"/>
          <w:color w:val="3A3A3A"/>
          <w:sz w:val="27"/>
          <w:szCs w:val="27"/>
        </w:rPr>
        <w:t xml:space="preserve"> </w:t>
      </w:r>
      <w:r w:rsidRPr="002B3C7C">
        <w:rPr>
          <w:rFonts w:ascii="Latha" w:eastAsia="Times New Roman" w:hAnsi="Latha" w:cs="Latha"/>
          <w:color w:val="3A3A3A"/>
          <w:sz w:val="27"/>
          <w:szCs w:val="27"/>
        </w:rPr>
        <w:t>தமிழை</w:t>
      </w:r>
      <w:r w:rsidRPr="002B3C7C">
        <w:rPr>
          <w:rFonts w:ascii="Segoe UI" w:eastAsia="Times New Roman" w:hAnsi="Segoe UI" w:cs="Segoe UI"/>
          <w:color w:val="3A3A3A"/>
          <w:sz w:val="27"/>
          <w:szCs w:val="27"/>
        </w:rPr>
        <w:t xml:space="preserve"> </w:t>
      </w:r>
      <w:r w:rsidRPr="002B3C7C">
        <w:rPr>
          <w:rFonts w:ascii="Latha" w:eastAsia="Times New Roman" w:hAnsi="Latha" w:cs="Latha"/>
          <w:color w:val="3A3A3A"/>
          <w:sz w:val="27"/>
          <w:szCs w:val="27"/>
        </w:rPr>
        <w:t>மேன்மையான</w:t>
      </w:r>
      <w:r w:rsidRPr="002B3C7C">
        <w:rPr>
          <w:rFonts w:ascii="Segoe UI" w:eastAsia="Times New Roman" w:hAnsi="Segoe UI" w:cs="Segoe UI"/>
          <w:color w:val="3A3A3A"/>
          <w:sz w:val="27"/>
          <w:szCs w:val="27"/>
        </w:rPr>
        <w:t xml:space="preserve"> </w:t>
      </w:r>
      <w:r w:rsidRPr="002B3C7C">
        <w:rPr>
          <w:rFonts w:ascii="Latha" w:eastAsia="Times New Roman" w:hAnsi="Latha" w:cs="Latha"/>
          <w:color w:val="3A3A3A"/>
          <w:sz w:val="27"/>
          <w:szCs w:val="27"/>
        </w:rPr>
        <w:t>தமிழாக்க</w:t>
      </w:r>
      <w:r w:rsidRPr="002B3C7C">
        <w:rPr>
          <w:rFonts w:ascii="Segoe UI" w:eastAsia="Times New Roman" w:hAnsi="Segoe UI" w:cs="Segoe UI"/>
          <w:color w:val="3A3A3A"/>
          <w:sz w:val="27"/>
          <w:szCs w:val="27"/>
        </w:rPr>
        <w:t xml:space="preserve"> </w:t>
      </w:r>
      <w:r w:rsidRPr="002B3C7C">
        <w:rPr>
          <w:rFonts w:ascii="Latha" w:eastAsia="Times New Roman" w:hAnsi="Latha" w:cs="Latha"/>
          <w:color w:val="3A3A3A"/>
          <w:sz w:val="27"/>
          <w:szCs w:val="27"/>
        </w:rPr>
        <w:t>அறிவியல்</w:t>
      </w:r>
      <w:r w:rsidRPr="002B3C7C">
        <w:rPr>
          <w:rFonts w:ascii="Segoe UI" w:eastAsia="Times New Roman" w:hAnsi="Segoe UI" w:cs="Segoe UI"/>
          <w:color w:val="3A3A3A"/>
          <w:sz w:val="27"/>
          <w:szCs w:val="27"/>
        </w:rPr>
        <w:t xml:space="preserve"> </w:t>
      </w:r>
      <w:r w:rsidRPr="002B3C7C">
        <w:rPr>
          <w:rFonts w:ascii="Latha" w:eastAsia="Times New Roman" w:hAnsi="Latha" w:cs="Latha"/>
          <w:color w:val="3A3A3A"/>
          <w:sz w:val="27"/>
          <w:szCs w:val="27"/>
        </w:rPr>
        <w:t>தொழில்நுட்பச்</w:t>
      </w:r>
      <w:r w:rsidRPr="002B3C7C">
        <w:rPr>
          <w:rFonts w:ascii="Segoe UI" w:eastAsia="Times New Roman" w:hAnsi="Segoe UI" w:cs="Segoe UI"/>
          <w:color w:val="3A3A3A"/>
          <w:sz w:val="27"/>
          <w:szCs w:val="27"/>
        </w:rPr>
        <w:t xml:space="preserve"> </w:t>
      </w:r>
      <w:r w:rsidRPr="002B3C7C">
        <w:rPr>
          <w:rFonts w:ascii="Latha" w:eastAsia="Times New Roman" w:hAnsi="Latha" w:cs="Latha"/>
          <w:color w:val="3A3A3A"/>
          <w:sz w:val="27"/>
          <w:szCs w:val="27"/>
        </w:rPr>
        <w:t>சொற்களைத்</w:t>
      </w:r>
      <w:r w:rsidRPr="002B3C7C">
        <w:rPr>
          <w:rFonts w:ascii="Segoe UI" w:eastAsia="Times New Roman" w:hAnsi="Segoe UI" w:cs="Segoe UI"/>
          <w:color w:val="3A3A3A"/>
          <w:sz w:val="27"/>
          <w:szCs w:val="27"/>
        </w:rPr>
        <w:t xml:space="preserve"> </w:t>
      </w:r>
      <w:r w:rsidRPr="002B3C7C">
        <w:rPr>
          <w:rFonts w:ascii="Latha" w:eastAsia="Times New Roman" w:hAnsi="Latha" w:cs="Latha"/>
          <w:color w:val="3A3A3A"/>
          <w:sz w:val="27"/>
          <w:szCs w:val="27"/>
        </w:rPr>
        <w:t>தமிழ்ப்படுத்தி</w:t>
      </w:r>
      <w:r w:rsidRPr="002B3C7C">
        <w:rPr>
          <w:rFonts w:ascii="Segoe UI" w:eastAsia="Times New Roman" w:hAnsi="Segoe UI" w:cs="Segoe UI"/>
          <w:color w:val="3A3A3A"/>
          <w:sz w:val="27"/>
          <w:szCs w:val="27"/>
        </w:rPr>
        <w:t xml:space="preserve"> </w:t>
      </w:r>
      <w:r w:rsidRPr="002B3C7C">
        <w:rPr>
          <w:rFonts w:ascii="Latha" w:eastAsia="Times New Roman" w:hAnsi="Latha" w:cs="Latha"/>
          <w:color w:val="3A3A3A"/>
          <w:sz w:val="27"/>
          <w:szCs w:val="27"/>
        </w:rPr>
        <w:t>தமிழின்</w:t>
      </w:r>
      <w:r w:rsidRPr="002B3C7C">
        <w:rPr>
          <w:rFonts w:ascii="Segoe UI" w:eastAsia="Times New Roman" w:hAnsi="Segoe UI" w:cs="Segoe UI"/>
          <w:color w:val="3A3A3A"/>
          <w:sz w:val="27"/>
          <w:szCs w:val="27"/>
        </w:rPr>
        <w:t xml:space="preserve"> </w:t>
      </w:r>
      <w:r w:rsidRPr="002B3C7C">
        <w:rPr>
          <w:rFonts w:ascii="Latha" w:eastAsia="Times New Roman" w:hAnsi="Latha" w:cs="Latha"/>
          <w:color w:val="3A3A3A"/>
          <w:sz w:val="27"/>
          <w:szCs w:val="27"/>
        </w:rPr>
        <w:t>பெருமையை</w:t>
      </w:r>
      <w:r w:rsidRPr="002B3C7C">
        <w:rPr>
          <w:rFonts w:ascii="Segoe UI" w:eastAsia="Times New Roman" w:hAnsi="Segoe UI" w:cs="Segoe UI"/>
          <w:color w:val="3A3A3A"/>
          <w:sz w:val="27"/>
          <w:szCs w:val="27"/>
        </w:rPr>
        <w:t xml:space="preserve"> </w:t>
      </w:r>
      <w:r w:rsidRPr="002B3C7C">
        <w:rPr>
          <w:rFonts w:ascii="Latha" w:eastAsia="Times New Roman" w:hAnsi="Latha" w:cs="Latha"/>
          <w:color w:val="3A3A3A"/>
          <w:sz w:val="27"/>
          <w:szCs w:val="27"/>
        </w:rPr>
        <w:t>உலகிற்குக்</w:t>
      </w:r>
      <w:r w:rsidRPr="002B3C7C">
        <w:rPr>
          <w:rFonts w:ascii="Segoe UI" w:eastAsia="Times New Roman" w:hAnsi="Segoe UI" w:cs="Segoe UI"/>
          <w:color w:val="3A3A3A"/>
          <w:sz w:val="27"/>
          <w:szCs w:val="27"/>
        </w:rPr>
        <w:t xml:space="preserve"> </w:t>
      </w:r>
      <w:r w:rsidRPr="002B3C7C">
        <w:rPr>
          <w:rFonts w:ascii="Latha" w:eastAsia="Times New Roman" w:hAnsi="Latha" w:cs="Latha"/>
          <w:color w:val="3A3A3A"/>
          <w:sz w:val="27"/>
          <w:szCs w:val="27"/>
        </w:rPr>
        <w:t>கொண்டு</w:t>
      </w:r>
      <w:r w:rsidRPr="002B3C7C">
        <w:rPr>
          <w:rFonts w:ascii="Segoe UI" w:eastAsia="Times New Roman" w:hAnsi="Segoe UI" w:cs="Segoe UI"/>
          <w:color w:val="3A3A3A"/>
          <w:sz w:val="27"/>
          <w:szCs w:val="27"/>
        </w:rPr>
        <w:t xml:space="preserve"> </w:t>
      </w:r>
      <w:r w:rsidRPr="002B3C7C">
        <w:rPr>
          <w:rFonts w:ascii="Latha" w:eastAsia="Times New Roman" w:hAnsi="Latha" w:cs="Latha"/>
          <w:color w:val="3A3A3A"/>
          <w:sz w:val="27"/>
          <w:szCs w:val="27"/>
        </w:rPr>
        <w:t>செல்வோம்</w:t>
      </w:r>
      <w:r w:rsidRPr="002B3C7C">
        <w:rPr>
          <w:rFonts w:ascii="Segoe UI" w:eastAsia="Times New Roman" w:hAnsi="Segoe UI" w:cs="Segoe UI"/>
          <w:color w:val="3A3A3A"/>
          <w:sz w:val="27"/>
          <w:szCs w:val="27"/>
        </w:rPr>
        <w:t>.</w:t>
      </w:r>
      <w:proofErr w:type="gramEnd"/>
    </w:p>
    <w:p w:rsidR="00C8752B" w:rsidRDefault="00AD67A9" w:rsidP="008B348C">
      <w:pPr>
        <w:pStyle w:val="NormalWeb"/>
        <w:shd w:val="clear" w:color="auto" w:fill="FFFFFF"/>
        <w:spacing w:before="0" w:beforeAutospacing="0" w:after="384" w:afterAutospacing="0"/>
        <w:textAlignment w:val="baseline"/>
        <w:rPr>
          <w:rFonts w:ascii="Segoe UI" w:hAnsi="Segoe UI" w:cs="Segoe UI"/>
          <w:color w:val="3A3A3A"/>
          <w:sz w:val="27"/>
          <w:szCs w:val="27"/>
        </w:rPr>
      </w:pPr>
      <w:r>
        <w:rPr>
          <w:rFonts w:ascii="Bamini" w:hAnsi="Bamini"/>
          <w:lang w:val="en-IN"/>
        </w:rPr>
        <w:t xml:space="preserve">39. </w:t>
      </w:r>
      <w:r w:rsidR="00C8752B">
        <w:rPr>
          <w:rFonts w:ascii="Latha" w:hAnsi="Latha" w:cs="Latha"/>
          <w:color w:val="3A3A3A"/>
          <w:sz w:val="27"/>
          <w:szCs w:val="27"/>
        </w:rPr>
        <w:t>உணவுப்</w:t>
      </w:r>
      <w:r w:rsidR="00C8752B">
        <w:rPr>
          <w:rFonts w:ascii="Segoe UI" w:hAnsi="Segoe UI" w:cs="Segoe UI"/>
          <w:color w:val="3A3A3A"/>
          <w:sz w:val="27"/>
          <w:szCs w:val="27"/>
        </w:rPr>
        <w:t xml:space="preserve"> </w:t>
      </w:r>
      <w:r w:rsidR="00C8752B">
        <w:rPr>
          <w:rFonts w:ascii="Latha" w:hAnsi="Latha" w:cs="Latha"/>
          <w:color w:val="3A3A3A"/>
          <w:sz w:val="27"/>
          <w:szCs w:val="27"/>
        </w:rPr>
        <w:t>பாதுகாப்பு</w:t>
      </w:r>
      <w:r w:rsidR="00C8752B">
        <w:rPr>
          <w:rFonts w:ascii="Segoe UI" w:hAnsi="Segoe UI" w:cs="Segoe UI"/>
          <w:color w:val="3A3A3A"/>
          <w:sz w:val="27"/>
          <w:szCs w:val="27"/>
        </w:rPr>
        <w:t xml:space="preserve"> </w:t>
      </w:r>
      <w:r w:rsidR="00C8752B">
        <w:rPr>
          <w:rFonts w:ascii="Latha" w:hAnsi="Latha" w:cs="Latha"/>
          <w:color w:val="3A3A3A"/>
          <w:sz w:val="27"/>
          <w:szCs w:val="27"/>
        </w:rPr>
        <w:t>ஆணையருக்குக்</w:t>
      </w:r>
      <w:r w:rsidR="00C8752B">
        <w:rPr>
          <w:rFonts w:ascii="Segoe UI" w:hAnsi="Segoe UI" w:cs="Segoe UI"/>
          <w:color w:val="3A3A3A"/>
          <w:sz w:val="27"/>
          <w:szCs w:val="27"/>
        </w:rPr>
        <w:t xml:space="preserve"> </w:t>
      </w:r>
      <w:r w:rsidR="00C8752B">
        <w:rPr>
          <w:rFonts w:ascii="Latha" w:hAnsi="Latha" w:cs="Latha"/>
          <w:color w:val="3A3A3A"/>
          <w:sz w:val="27"/>
          <w:szCs w:val="27"/>
        </w:rPr>
        <w:t>கடிதம்</w:t>
      </w:r>
    </w:p>
    <w:p w:rsidR="00C8752B" w:rsidRDefault="00C8752B" w:rsidP="00C8752B">
      <w:pPr>
        <w:pStyle w:val="NormalWeb"/>
        <w:shd w:val="clear" w:color="auto" w:fill="FFFFFF"/>
        <w:spacing w:before="0" w:beforeAutospacing="0" w:after="384" w:afterAutospacing="0"/>
        <w:textAlignment w:val="baseline"/>
        <w:rPr>
          <w:rFonts w:ascii="Segoe UI" w:hAnsi="Segoe UI" w:cs="Segoe UI"/>
          <w:color w:val="3A3A3A"/>
          <w:sz w:val="27"/>
          <w:szCs w:val="27"/>
        </w:rPr>
      </w:pPr>
      <w:r>
        <w:rPr>
          <w:rFonts w:ascii="Latha" w:hAnsi="Latha" w:cs="Latha"/>
          <w:color w:val="3A3A3A"/>
          <w:sz w:val="27"/>
          <w:szCs w:val="27"/>
        </w:rPr>
        <w:t>அனுப்புநர்</w:t>
      </w:r>
      <w:r>
        <w:rPr>
          <w:rFonts w:ascii="Segoe UI" w:hAnsi="Segoe UI" w:cs="Segoe UI"/>
          <w:color w:val="3A3A3A"/>
          <w:sz w:val="27"/>
          <w:szCs w:val="27"/>
        </w:rPr>
        <w:br/>
      </w:r>
      <w:r>
        <w:rPr>
          <w:rFonts w:ascii="Latha" w:hAnsi="Latha" w:cs="Latha"/>
          <w:color w:val="3A3A3A"/>
          <w:sz w:val="27"/>
          <w:szCs w:val="27"/>
        </w:rPr>
        <w:t>கண்ணன்</w:t>
      </w:r>
      <w:proofErr w:type="gramStart"/>
      <w:r>
        <w:rPr>
          <w:rFonts w:ascii="Segoe UI" w:hAnsi="Segoe UI" w:cs="Segoe UI"/>
          <w:color w:val="3A3A3A"/>
          <w:sz w:val="27"/>
          <w:szCs w:val="27"/>
        </w:rPr>
        <w:t>,</w:t>
      </w:r>
      <w:proofErr w:type="gramEnd"/>
      <w:r>
        <w:rPr>
          <w:rFonts w:ascii="Segoe UI" w:hAnsi="Segoe UI" w:cs="Segoe UI"/>
          <w:color w:val="3A3A3A"/>
          <w:sz w:val="27"/>
          <w:szCs w:val="27"/>
        </w:rPr>
        <w:br/>
        <w:t xml:space="preserve">25, </w:t>
      </w:r>
      <w:r>
        <w:rPr>
          <w:rFonts w:ascii="Latha" w:hAnsi="Latha" w:cs="Latha"/>
          <w:color w:val="3A3A3A"/>
          <w:sz w:val="27"/>
          <w:szCs w:val="27"/>
        </w:rPr>
        <w:t>வள்ளல்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தெரு</w:t>
      </w:r>
      <w:r>
        <w:rPr>
          <w:rFonts w:ascii="Segoe UI" w:hAnsi="Segoe UI" w:cs="Segoe UI"/>
          <w:color w:val="3A3A3A"/>
          <w:sz w:val="27"/>
          <w:szCs w:val="27"/>
        </w:rPr>
        <w:t>,</w:t>
      </w:r>
      <w:r>
        <w:rPr>
          <w:rFonts w:ascii="Segoe UI" w:hAnsi="Segoe UI" w:cs="Segoe UI"/>
          <w:color w:val="3A3A3A"/>
          <w:sz w:val="27"/>
          <w:szCs w:val="27"/>
        </w:rPr>
        <w:br/>
      </w:r>
      <w:r>
        <w:rPr>
          <w:rFonts w:ascii="Latha" w:hAnsi="Latha" w:cs="Latha"/>
          <w:color w:val="3A3A3A"/>
          <w:sz w:val="27"/>
          <w:szCs w:val="27"/>
        </w:rPr>
        <w:t>அண்ணாநகர்</w:t>
      </w:r>
      <w:r>
        <w:rPr>
          <w:rFonts w:ascii="Segoe UI" w:hAnsi="Segoe UI" w:cs="Segoe UI"/>
          <w:color w:val="3A3A3A"/>
          <w:sz w:val="27"/>
          <w:szCs w:val="27"/>
        </w:rPr>
        <w:t>,</w:t>
      </w:r>
      <w:r>
        <w:rPr>
          <w:rFonts w:ascii="Segoe UI" w:hAnsi="Segoe UI" w:cs="Segoe UI"/>
          <w:color w:val="3A3A3A"/>
          <w:sz w:val="27"/>
          <w:szCs w:val="27"/>
        </w:rPr>
        <w:br/>
      </w:r>
      <w:r>
        <w:rPr>
          <w:rFonts w:ascii="Latha" w:hAnsi="Latha" w:cs="Latha"/>
          <w:color w:val="3A3A3A"/>
          <w:sz w:val="27"/>
          <w:szCs w:val="27"/>
        </w:rPr>
        <w:t>திருநெல்வேலி</w:t>
      </w:r>
      <w:r>
        <w:rPr>
          <w:rFonts w:ascii="Segoe UI" w:hAnsi="Segoe UI" w:cs="Segoe UI"/>
          <w:color w:val="3A3A3A"/>
          <w:sz w:val="27"/>
          <w:szCs w:val="27"/>
        </w:rPr>
        <w:t xml:space="preserve"> – 11.</w:t>
      </w:r>
    </w:p>
    <w:p w:rsidR="00C8752B" w:rsidRDefault="00C8752B" w:rsidP="00C8752B">
      <w:pPr>
        <w:pStyle w:val="NormalWeb"/>
        <w:shd w:val="clear" w:color="auto" w:fill="FFFFFF"/>
        <w:spacing w:before="0" w:beforeAutospacing="0" w:after="384" w:afterAutospacing="0"/>
        <w:textAlignment w:val="baseline"/>
        <w:rPr>
          <w:rFonts w:ascii="Segoe UI" w:hAnsi="Segoe UI" w:cs="Segoe UI"/>
          <w:color w:val="3A3A3A"/>
          <w:sz w:val="27"/>
          <w:szCs w:val="27"/>
        </w:rPr>
      </w:pPr>
      <w:r>
        <w:rPr>
          <w:rFonts w:ascii="Latha" w:hAnsi="Latha" w:cs="Latha"/>
          <w:color w:val="3A3A3A"/>
          <w:sz w:val="27"/>
          <w:szCs w:val="27"/>
        </w:rPr>
        <w:t>பெறுநர்</w:t>
      </w:r>
      <w:r>
        <w:rPr>
          <w:rFonts w:ascii="Segoe UI" w:hAnsi="Segoe UI" w:cs="Segoe UI"/>
          <w:color w:val="3A3A3A"/>
          <w:sz w:val="27"/>
          <w:szCs w:val="27"/>
        </w:rPr>
        <w:br/>
      </w:r>
      <w:r>
        <w:rPr>
          <w:rFonts w:ascii="Latha" w:hAnsi="Latha" w:cs="Latha"/>
          <w:color w:val="3A3A3A"/>
          <w:sz w:val="27"/>
          <w:szCs w:val="27"/>
        </w:rPr>
        <w:t>உணவு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பாதுகாப்பு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ஆணையர்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அவர்கள்</w:t>
      </w:r>
      <w:proofErr w:type="gramStart"/>
      <w:r>
        <w:rPr>
          <w:rFonts w:ascii="Segoe UI" w:hAnsi="Segoe UI" w:cs="Segoe UI"/>
          <w:color w:val="3A3A3A"/>
          <w:sz w:val="27"/>
          <w:szCs w:val="27"/>
        </w:rPr>
        <w:t>,</w:t>
      </w:r>
      <w:proofErr w:type="gramEnd"/>
      <w:r>
        <w:rPr>
          <w:rFonts w:ascii="Segoe UI" w:hAnsi="Segoe UI" w:cs="Segoe UI"/>
          <w:color w:val="3A3A3A"/>
          <w:sz w:val="27"/>
          <w:szCs w:val="27"/>
        </w:rPr>
        <w:br/>
      </w:r>
      <w:r>
        <w:rPr>
          <w:rFonts w:ascii="Latha" w:hAnsi="Latha" w:cs="Latha"/>
          <w:color w:val="3A3A3A"/>
          <w:sz w:val="27"/>
          <w:szCs w:val="27"/>
        </w:rPr>
        <w:t>உணவு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பாதுகாப்பு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ஆணையம்</w:t>
      </w:r>
      <w:r>
        <w:rPr>
          <w:rFonts w:ascii="Segoe UI" w:hAnsi="Segoe UI" w:cs="Segoe UI"/>
          <w:color w:val="3A3A3A"/>
          <w:sz w:val="27"/>
          <w:szCs w:val="27"/>
        </w:rPr>
        <w:t xml:space="preserve">, </w:t>
      </w:r>
      <w:r>
        <w:rPr>
          <w:rFonts w:ascii="Latha" w:hAnsi="Latha" w:cs="Latha"/>
          <w:color w:val="3A3A3A"/>
          <w:sz w:val="27"/>
          <w:szCs w:val="27"/>
        </w:rPr>
        <w:t>திருநெல்வேலி</w:t>
      </w:r>
      <w:r>
        <w:rPr>
          <w:rFonts w:ascii="Segoe UI" w:hAnsi="Segoe UI" w:cs="Segoe UI"/>
          <w:color w:val="3A3A3A"/>
          <w:sz w:val="27"/>
          <w:szCs w:val="27"/>
        </w:rPr>
        <w:t>.</w:t>
      </w:r>
    </w:p>
    <w:p w:rsidR="00C8752B" w:rsidRDefault="00C8752B" w:rsidP="00C8752B">
      <w:pPr>
        <w:pStyle w:val="NormalWeb"/>
        <w:shd w:val="clear" w:color="auto" w:fill="FFFFFF"/>
        <w:spacing w:before="0" w:beforeAutospacing="0" w:after="384" w:afterAutospacing="0"/>
        <w:textAlignment w:val="baseline"/>
        <w:rPr>
          <w:ins w:id="17" w:author="Unknown"/>
          <w:rFonts w:ascii="Segoe UI" w:hAnsi="Segoe UI" w:cs="Segoe UI"/>
          <w:color w:val="3A3A3A"/>
          <w:sz w:val="27"/>
          <w:szCs w:val="27"/>
        </w:rPr>
      </w:pPr>
      <w:ins w:id="18" w:author="Unknown">
        <w:r>
          <w:rPr>
            <w:rFonts w:ascii="Latha" w:hAnsi="Latha" w:cs="Latha"/>
            <w:color w:val="3A3A3A"/>
            <w:sz w:val="27"/>
            <w:szCs w:val="27"/>
          </w:rPr>
          <w:t>மதிப்பிற்குரிய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ஐயா</w:t>
        </w:r>
        <w:proofErr w:type="gramStart"/>
        <w:r>
          <w:rPr>
            <w:rFonts w:ascii="Segoe UI" w:hAnsi="Segoe UI" w:cs="Segoe UI"/>
            <w:color w:val="3A3A3A"/>
            <w:sz w:val="27"/>
            <w:szCs w:val="27"/>
          </w:rPr>
          <w:t>,</w:t>
        </w:r>
        <w:proofErr w:type="gramEnd"/>
        <w:r>
          <w:rPr>
            <w:rFonts w:ascii="Segoe UI" w:hAnsi="Segoe UI" w:cs="Segoe UI"/>
            <w:color w:val="3A3A3A"/>
            <w:sz w:val="27"/>
            <w:szCs w:val="27"/>
          </w:rPr>
          <w:br/>
        </w:r>
        <w:r>
          <w:rPr>
            <w:rFonts w:ascii="Latha" w:hAnsi="Latha" w:cs="Latha"/>
            <w:color w:val="3A3A3A"/>
            <w:sz w:val="27"/>
            <w:szCs w:val="27"/>
          </w:rPr>
          <w:t>பொருள்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: </w:t>
        </w:r>
        <w:r>
          <w:rPr>
            <w:rFonts w:ascii="Latha" w:hAnsi="Latha" w:cs="Latha"/>
            <w:color w:val="3A3A3A"/>
            <w:sz w:val="27"/>
            <w:szCs w:val="27"/>
          </w:rPr>
          <w:t>தரமற்ற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உணவு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வழங்கிய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உணவு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விடுதியின்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மீது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நடவடிக்கை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எடுக்குமாறு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வேண்டுதல்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– </w:t>
        </w:r>
        <w:r>
          <w:rPr>
            <w:rFonts w:ascii="Latha" w:hAnsi="Latha" w:cs="Latha"/>
            <w:color w:val="3A3A3A"/>
            <w:sz w:val="27"/>
            <w:szCs w:val="27"/>
          </w:rPr>
          <w:t>தொடர்பாக</w:t>
        </w:r>
        <w:r>
          <w:rPr>
            <w:rFonts w:ascii="Segoe UI" w:hAnsi="Segoe UI" w:cs="Segoe UI"/>
            <w:color w:val="3A3A3A"/>
            <w:sz w:val="27"/>
            <w:szCs w:val="27"/>
          </w:rPr>
          <w:t>.</w:t>
        </w:r>
      </w:ins>
    </w:p>
    <w:p w:rsidR="00C8752B" w:rsidRDefault="00C8752B" w:rsidP="00C8752B">
      <w:pPr>
        <w:pStyle w:val="NormalWeb"/>
        <w:shd w:val="clear" w:color="auto" w:fill="FFFFFF"/>
        <w:spacing w:before="0" w:beforeAutospacing="0" w:after="384" w:afterAutospacing="0"/>
        <w:textAlignment w:val="baseline"/>
        <w:rPr>
          <w:ins w:id="19" w:author="Unknown"/>
          <w:rFonts w:ascii="Segoe UI" w:hAnsi="Segoe UI" w:cs="Segoe UI"/>
          <w:color w:val="3A3A3A"/>
          <w:sz w:val="27"/>
          <w:szCs w:val="27"/>
        </w:rPr>
      </w:pPr>
      <w:proofErr w:type="gramStart"/>
      <w:ins w:id="20" w:author="Unknown">
        <w:r>
          <w:rPr>
            <w:rFonts w:ascii="Latha" w:hAnsi="Latha" w:cs="Latha"/>
            <w:color w:val="3A3A3A"/>
            <w:sz w:val="27"/>
            <w:szCs w:val="27"/>
          </w:rPr>
          <w:t>வணக்கம்</w:t>
        </w:r>
        <w:r>
          <w:rPr>
            <w:rFonts w:ascii="Segoe UI" w:hAnsi="Segoe UI" w:cs="Segoe UI"/>
            <w:color w:val="3A3A3A"/>
            <w:sz w:val="27"/>
            <w:szCs w:val="27"/>
          </w:rPr>
          <w:t>.</w:t>
        </w:r>
        <w:proofErr w:type="gramEnd"/>
        <w:r>
          <w:rPr>
            <w:rFonts w:ascii="Segoe UI" w:hAnsi="Segoe UI" w:cs="Segoe UI"/>
            <w:color w:val="3A3A3A"/>
            <w:sz w:val="27"/>
            <w:szCs w:val="27"/>
          </w:rPr>
          <w:br/>
        </w:r>
        <w:proofErr w:type="gramStart"/>
        <w:r>
          <w:rPr>
            <w:rFonts w:ascii="Latha" w:hAnsi="Latha" w:cs="Latha"/>
            <w:color w:val="3A3A3A"/>
            <w:sz w:val="27"/>
            <w:szCs w:val="27"/>
          </w:rPr>
          <w:t>இன்று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காலை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பேருந்துநிலையத்திற்கு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வெளியில்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உள்ள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“</w:t>
        </w:r>
        <w:r>
          <w:rPr>
            <w:rFonts w:ascii="Latha" w:hAnsi="Latha" w:cs="Latha"/>
            <w:color w:val="3A3A3A"/>
            <w:sz w:val="27"/>
            <w:szCs w:val="27"/>
          </w:rPr>
          <w:t>சுவையகம்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” </w:t>
        </w:r>
        <w:r>
          <w:rPr>
            <w:rFonts w:ascii="Latha" w:hAnsi="Latha" w:cs="Latha"/>
            <w:color w:val="3A3A3A"/>
            <w:sz w:val="27"/>
            <w:szCs w:val="27"/>
          </w:rPr>
          <w:t>என்ற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உணவகத்திற்குச்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சென்றோம்</w:t>
        </w:r>
        <w:r>
          <w:rPr>
            <w:rFonts w:ascii="Segoe UI" w:hAnsi="Segoe UI" w:cs="Segoe UI"/>
            <w:color w:val="3A3A3A"/>
            <w:sz w:val="27"/>
            <w:szCs w:val="27"/>
          </w:rPr>
          <w:t>.</w:t>
        </w:r>
        <w:proofErr w:type="gramEnd"/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proofErr w:type="gramStart"/>
        <w:r>
          <w:rPr>
            <w:rFonts w:ascii="Latha" w:hAnsi="Latha" w:cs="Latha"/>
            <w:color w:val="3A3A3A"/>
            <w:sz w:val="27"/>
            <w:szCs w:val="27"/>
          </w:rPr>
          <w:t>நானும்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என்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நண்பனும்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உணவு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உண்டோம்</w:t>
        </w:r>
        <w:r>
          <w:rPr>
            <w:rFonts w:ascii="Segoe UI" w:hAnsi="Segoe UI" w:cs="Segoe UI"/>
            <w:color w:val="3A3A3A"/>
            <w:sz w:val="27"/>
            <w:szCs w:val="27"/>
          </w:rPr>
          <w:t>.</w:t>
        </w:r>
        <w:proofErr w:type="gramEnd"/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proofErr w:type="gramStart"/>
        <w:r>
          <w:rPr>
            <w:rFonts w:ascii="Latha" w:hAnsi="Latha" w:cs="Latha"/>
            <w:color w:val="3A3A3A"/>
            <w:sz w:val="27"/>
            <w:szCs w:val="27"/>
          </w:rPr>
          <w:t>உணவில்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கல்லும்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, </w:t>
        </w:r>
        <w:r>
          <w:rPr>
            <w:rFonts w:ascii="Latha" w:hAnsi="Latha" w:cs="Latha"/>
            <w:color w:val="3A3A3A"/>
            <w:sz w:val="27"/>
            <w:szCs w:val="27"/>
          </w:rPr>
          <w:t>குழம்பில்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பூச்சியும்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கிடந்தது</w:t>
        </w:r>
        <w:r>
          <w:rPr>
            <w:rFonts w:ascii="Segoe UI" w:hAnsi="Segoe UI" w:cs="Segoe UI"/>
            <w:color w:val="3A3A3A"/>
            <w:sz w:val="27"/>
            <w:szCs w:val="27"/>
          </w:rPr>
          <w:t>.</w:t>
        </w:r>
        <w:proofErr w:type="gramEnd"/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proofErr w:type="gramStart"/>
        <w:r>
          <w:rPr>
            <w:rFonts w:ascii="Latha" w:hAnsi="Latha" w:cs="Latha"/>
            <w:color w:val="3A3A3A"/>
            <w:sz w:val="27"/>
            <w:szCs w:val="27"/>
          </w:rPr>
          <w:t>உணவக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மேலாளரிடம்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முறையிட்டோம்</w:t>
        </w:r>
        <w:r>
          <w:rPr>
            <w:rFonts w:ascii="Segoe UI" w:hAnsi="Segoe UI" w:cs="Segoe UI"/>
            <w:color w:val="3A3A3A"/>
            <w:sz w:val="27"/>
            <w:szCs w:val="27"/>
          </w:rPr>
          <w:t>.</w:t>
        </w:r>
        <w:proofErr w:type="gramEnd"/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proofErr w:type="gramStart"/>
        <w:r>
          <w:rPr>
            <w:rFonts w:ascii="Latha" w:hAnsi="Latha" w:cs="Latha"/>
            <w:color w:val="3A3A3A"/>
            <w:sz w:val="27"/>
            <w:szCs w:val="27"/>
          </w:rPr>
          <w:t>அதற்குச்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சரியான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காரணத்தை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அவர்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அளிக்கவில்லை</w:t>
        </w:r>
        <w:r>
          <w:rPr>
            <w:rFonts w:ascii="Segoe UI" w:hAnsi="Segoe UI" w:cs="Segoe UI"/>
            <w:color w:val="3A3A3A"/>
            <w:sz w:val="27"/>
            <w:szCs w:val="27"/>
          </w:rPr>
          <w:t>.</w:t>
        </w:r>
        <w:proofErr w:type="gramEnd"/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proofErr w:type="gramStart"/>
        <w:r>
          <w:rPr>
            <w:rFonts w:ascii="Latha" w:hAnsi="Latha" w:cs="Latha"/>
            <w:color w:val="3A3A3A"/>
            <w:sz w:val="27"/>
            <w:szCs w:val="27"/>
          </w:rPr>
          <w:t>மேலும்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lastRenderedPageBreak/>
          <w:t>அங்கு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வைக்கப்பட்டிருந்த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உணவு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விலைப்பட்டியல்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பலகையில்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எழுதி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வைக்கப்பட்டிருந்த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தொகையை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வாங்காமல்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கூடுதலாக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இருபது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ரூபாயைக்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காசாளர்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வாங்கினார்</w:t>
        </w:r>
        <w:r>
          <w:rPr>
            <w:rFonts w:ascii="Segoe UI" w:hAnsi="Segoe UI" w:cs="Segoe UI"/>
            <w:color w:val="3A3A3A"/>
            <w:sz w:val="27"/>
            <w:szCs w:val="27"/>
          </w:rPr>
          <w:t>.</w:t>
        </w:r>
        <w:proofErr w:type="gramEnd"/>
      </w:ins>
    </w:p>
    <w:p w:rsidR="00C8752B" w:rsidRDefault="00C8752B" w:rsidP="00C8752B">
      <w:pPr>
        <w:pStyle w:val="NormalWeb"/>
        <w:shd w:val="clear" w:color="auto" w:fill="FFFFFF"/>
        <w:spacing w:before="0" w:beforeAutospacing="0" w:after="384" w:afterAutospacing="0"/>
        <w:textAlignment w:val="baseline"/>
        <w:rPr>
          <w:ins w:id="21" w:author="Unknown"/>
          <w:rFonts w:ascii="Segoe UI" w:hAnsi="Segoe UI" w:cs="Segoe UI"/>
          <w:color w:val="3A3A3A"/>
          <w:sz w:val="27"/>
          <w:szCs w:val="27"/>
        </w:rPr>
      </w:pPr>
      <w:proofErr w:type="gramStart"/>
      <w:ins w:id="22" w:author="Unknown">
        <w:r>
          <w:rPr>
            <w:rFonts w:ascii="Latha" w:hAnsi="Latha" w:cs="Latha"/>
            <w:color w:val="3A3A3A"/>
            <w:sz w:val="27"/>
            <w:szCs w:val="27"/>
          </w:rPr>
          <w:t>எனவே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, </w:t>
        </w:r>
        <w:r>
          <w:rPr>
            <w:rFonts w:ascii="Latha" w:hAnsi="Latha" w:cs="Latha"/>
            <w:color w:val="3A3A3A"/>
            <w:sz w:val="27"/>
            <w:szCs w:val="27"/>
          </w:rPr>
          <w:t>தரமற்ற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உணவையும்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, </w:t>
        </w:r>
        <w:r>
          <w:rPr>
            <w:rFonts w:ascii="Latha" w:hAnsi="Latha" w:cs="Latha"/>
            <w:color w:val="3A3A3A"/>
            <w:sz w:val="27"/>
            <w:szCs w:val="27"/>
          </w:rPr>
          <w:t>விலை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கூடுதலாகவும்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விற்பனை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செய்த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, </w:t>
        </w:r>
        <w:r>
          <w:rPr>
            <w:rFonts w:ascii="Latha" w:hAnsi="Latha" w:cs="Latha"/>
            <w:color w:val="3A3A3A"/>
            <w:sz w:val="27"/>
            <w:szCs w:val="27"/>
          </w:rPr>
          <w:t>அந்த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உணவகத்தின்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மீது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நடவடிக்கை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எடுக்குமாறு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பணிவுடன்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கேட்டுக்கொள்கிறேன்</w:t>
        </w:r>
        <w:r>
          <w:rPr>
            <w:rFonts w:ascii="Segoe UI" w:hAnsi="Segoe UI" w:cs="Segoe UI"/>
            <w:color w:val="3A3A3A"/>
            <w:sz w:val="27"/>
            <w:szCs w:val="27"/>
          </w:rPr>
          <w:t>.</w:t>
        </w:r>
        <w:proofErr w:type="gramEnd"/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proofErr w:type="gramStart"/>
        <w:r>
          <w:rPr>
            <w:rFonts w:ascii="Latha" w:hAnsi="Latha" w:cs="Latha"/>
            <w:color w:val="3A3A3A"/>
            <w:sz w:val="27"/>
            <w:szCs w:val="27"/>
          </w:rPr>
          <w:t>மேலும்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இதற்கான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தக்க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சான்றுகள்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(</w:t>
        </w:r>
        <w:r>
          <w:rPr>
            <w:rFonts w:ascii="Latha" w:hAnsi="Latha" w:cs="Latha"/>
            <w:color w:val="3A3A3A"/>
            <w:sz w:val="27"/>
            <w:szCs w:val="27"/>
          </w:rPr>
          <w:t>புகைப்படம்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) </w:t>
        </w:r>
        <w:r>
          <w:rPr>
            <w:rFonts w:ascii="Latha" w:hAnsi="Latha" w:cs="Latha"/>
            <w:color w:val="3A3A3A"/>
            <w:sz w:val="27"/>
            <w:szCs w:val="27"/>
          </w:rPr>
          <w:t>இத்துடன்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இணைக்கப்பட்டுள்ளன</w:t>
        </w:r>
        <w:r>
          <w:rPr>
            <w:rFonts w:ascii="Segoe UI" w:hAnsi="Segoe UI" w:cs="Segoe UI"/>
            <w:color w:val="3A3A3A"/>
            <w:sz w:val="27"/>
            <w:szCs w:val="27"/>
          </w:rPr>
          <w:t>.</w:t>
        </w:r>
        <w:proofErr w:type="gramEnd"/>
      </w:ins>
    </w:p>
    <w:p w:rsidR="00C8752B" w:rsidRDefault="00C8752B" w:rsidP="00C8752B">
      <w:pPr>
        <w:pStyle w:val="NormalWeb"/>
        <w:shd w:val="clear" w:color="auto" w:fill="FFFFFF"/>
        <w:spacing w:before="0" w:beforeAutospacing="0" w:after="384" w:afterAutospacing="0"/>
        <w:jc w:val="center"/>
        <w:textAlignment w:val="baseline"/>
        <w:rPr>
          <w:ins w:id="23" w:author="Unknown"/>
          <w:rFonts w:ascii="Segoe UI" w:hAnsi="Segoe UI" w:cs="Segoe UI"/>
          <w:color w:val="3A3A3A"/>
          <w:sz w:val="27"/>
          <w:szCs w:val="27"/>
        </w:rPr>
      </w:pPr>
      <w:ins w:id="24" w:author="Unknown">
        <w:r>
          <w:rPr>
            <w:rFonts w:ascii="Latha" w:hAnsi="Latha" w:cs="Latha"/>
            <w:color w:val="3A3A3A"/>
            <w:sz w:val="27"/>
            <w:szCs w:val="27"/>
          </w:rPr>
          <w:t>நன்றி</w:t>
        </w:r>
        <w:r>
          <w:rPr>
            <w:rFonts w:ascii="Segoe UI" w:hAnsi="Segoe UI" w:cs="Segoe UI"/>
            <w:color w:val="3A3A3A"/>
            <w:sz w:val="27"/>
            <w:szCs w:val="27"/>
          </w:rPr>
          <w:t>!</w:t>
        </w:r>
      </w:ins>
    </w:p>
    <w:p w:rsidR="00C8752B" w:rsidRDefault="00C8752B" w:rsidP="00C8752B">
      <w:pPr>
        <w:pStyle w:val="NormalWeb"/>
        <w:shd w:val="clear" w:color="auto" w:fill="FFFFFF"/>
        <w:spacing w:before="0" w:beforeAutospacing="0" w:after="384" w:afterAutospacing="0"/>
        <w:textAlignment w:val="baseline"/>
        <w:rPr>
          <w:ins w:id="25" w:author="Unknown"/>
          <w:rFonts w:ascii="Segoe UI" w:hAnsi="Segoe UI" w:cs="Segoe UI"/>
          <w:color w:val="3A3A3A"/>
          <w:sz w:val="27"/>
          <w:szCs w:val="27"/>
        </w:rPr>
      </w:pPr>
      <w:proofErr w:type="gramStart"/>
      <w:ins w:id="26" w:author="Unknown">
        <w:r>
          <w:rPr>
            <w:rFonts w:ascii="Latha" w:hAnsi="Latha" w:cs="Latha"/>
            <w:color w:val="3A3A3A"/>
            <w:sz w:val="27"/>
            <w:szCs w:val="27"/>
          </w:rPr>
          <w:t>திருநெல்வேலி</w:t>
        </w:r>
        <w:r>
          <w:rPr>
            <w:rFonts w:ascii="Segoe UI" w:hAnsi="Segoe UI" w:cs="Segoe UI"/>
            <w:color w:val="3A3A3A"/>
            <w:sz w:val="27"/>
            <w:szCs w:val="27"/>
          </w:rPr>
          <w:t>.</w:t>
        </w:r>
        <w:proofErr w:type="gramEnd"/>
        <w:r>
          <w:rPr>
            <w:rFonts w:ascii="Segoe UI" w:hAnsi="Segoe UI" w:cs="Segoe UI"/>
            <w:color w:val="3A3A3A"/>
            <w:sz w:val="27"/>
            <w:szCs w:val="27"/>
          </w:rPr>
          <w:br/>
        </w:r>
        <w:proofErr w:type="gramStart"/>
        <w:r>
          <w:rPr>
            <w:rFonts w:ascii="Segoe UI" w:hAnsi="Segoe UI" w:cs="Segoe UI"/>
            <w:color w:val="3A3A3A"/>
            <w:sz w:val="27"/>
            <w:szCs w:val="27"/>
          </w:rPr>
          <w:t>23.03.2020.</w:t>
        </w:r>
        <w:proofErr w:type="gramEnd"/>
      </w:ins>
    </w:p>
    <w:p w:rsidR="00C8752B" w:rsidRDefault="00C8752B" w:rsidP="00C8752B">
      <w:pPr>
        <w:pStyle w:val="NormalWeb"/>
        <w:shd w:val="clear" w:color="auto" w:fill="FFFFFF"/>
        <w:spacing w:before="0" w:beforeAutospacing="0" w:after="384" w:afterAutospacing="0"/>
        <w:jc w:val="right"/>
        <w:textAlignment w:val="baseline"/>
        <w:rPr>
          <w:ins w:id="27" w:author="Unknown"/>
          <w:rFonts w:ascii="Segoe UI" w:hAnsi="Segoe UI" w:cs="Segoe UI"/>
          <w:color w:val="3A3A3A"/>
          <w:sz w:val="27"/>
          <w:szCs w:val="27"/>
        </w:rPr>
      </w:pPr>
      <w:ins w:id="28" w:author="Unknown">
        <w:r>
          <w:rPr>
            <w:rFonts w:ascii="Latha" w:hAnsi="Latha" w:cs="Latha"/>
            <w:color w:val="3A3A3A"/>
            <w:sz w:val="27"/>
            <w:szCs w:val="27"/>
          </w:rPr>
          <w:t>இப்படிக்கு</w:t>
        </w:r>
        <w:proofErr w:type="gramStart"/>
        <w:r>
          <w:rPr>
            <w:rFonts w:ascii="Segoe UI" w:hAnsi="Segoe UI" w:cs="Segoe UI"/>
            <w:color w:val="3A3A3A"/>
            <w:sz w:val="27"/>
            <w:szCs w:val="27"/>
          </w:rPr>
          <w:t>,</w:t>
        </w:r>
        <w:proofErr w:type="gramEnd"/>
        <w:r>
          <w:rPr>
            <w:rFonts w:ascii="Segoe UI" w:hAnsi="Segoe UI" w:cs="Segoe UI"/>
            <w:color w:val="3A3A3A"/>
            <w:sz w:val="27"/>
            <w:szCs w:val="27"/>
          </w:rPr>
          <w:br/>
        </w:r>
        <w:r>
          <w:rPr>
            <w:rFonts w:ascii="Latha" w:hAnsi="Latha" w:cs="Latha"/>
            <w:color w:val="3A3A3A"/>
            <w:sz w:val="27"/>
            <w:szCs w:val="27"/>
          </w:rPr>
          <w:t>தங்கள்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உண்மையுள்ள</w:t>
        </w:r>
        <w:r>
          <w:rPr>
            <w:rFonts w:ascii="Segoe UI" w:hAnsi="Segoe UI" w:cs="Segoe UI"/>
            <w:color w:val="3A3A3A"/>
            <w:sz w:val="27"/>
            <w:szCs w:val="27"/>
          </w:rPr>
          <w:t>,</w:t>
        </w:r>
        <w:r>
          <w:rPr>
            <w:rFonts w:ascii="Segoe UI" w:hAnsi="Segoe UI" w:cs="Segoe UI"/>
            <w:color w:val="3A3A3A"/>
            <w:sz w:val="27"/>
            <w:szCs w:val="27"/>
          </w:rPr>
          <w:br/>
        </w:r>
        <w:r>
          <w:rPr>
            <w:rFonts w:ascii="Latha" w:hAnsi="Latha" w:cs="Latha"/>
            <w:color w:val="3A3A3A"/>
            <w:sz w:val="27"/>
            <w:szCs w:val="27"/>
          </w:rPr>
          <w:t>கண்ணன்</w:t>
        </w:r>
        <w:r>
          <w:rPr>
            <w:rFonts w:ascii="Segoe UI" w:hAnsi="Segoe UI" w:cs="Segoe UI"/>
            <w:color w:val="3A3A3A"/>
            <w:sz w:val="27"/>
            <w:szCs w:val="27"/>
          </w:rPr>
          <w:t>.</w:t>
        </w:r>
      </w:ins>
    </w:p>
    <w:p w:rsidR="00C8752B" w:rsidRDefault="00C8752B" w:rsidP="00C8752B">
      <w:pPr>
        <w:pStyle w:val="NormalWeb"/>
        <w:shd w:val="clear" w:color="auto" w:fill="FFFFFF"/>
        <w:spacing w:before="0" w:beforeAutospacing="0" w:after="384" w:afterAutospacing="0"/>
        <w:textAlignment w:val="baseline"/>
        <w:rPr>
          <w:ins w:id="29" w:author="Unknown"/>
          <w:rFonts w:ascii="Segoe UI" w:hAnsi="Segoe UI" w:cs="Segoe UI"/>
          <w:color w:val="3A3A3A"/>
          <w:sz w:val="27"/>
          <w:szCs w:val="27"/>
        </w:rPr>
      </w:pPr>
      <w:ins w:id="30" w:author="Unknown">
        <w:r>
          <w:rPr>
            <w:rFonts w:ascii="Latha" w:hAnsi="Latha" w:cs="Latha"/>
            <w:color w:val="3A3A3A"/>
            <w:sz w:val="27"/>
            <w:szCs w:val="27"/>
          </w:rPr>
          <w:t>உறைமேல்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முகவரி</w:t>
        </w:r>
        <w:r>
          <w:rPr>
            <w:rFonts w:ascii="Segoe UI" w:hAnsi="Segoe UI" w:cs="Segoe UI"/>
            <w:color w:val="3A3A3A"/>
            <w:sz w:val="27"/>
            <w:szCs w:val="27"/>
          </w:rPr>
          <w:t>:</w:t>
        </w:r>
      </w:ins>
    </w:p>
    <w:p w:rsidR="00AD67A9" w:rsidRDefault="00C8752B" w:rsidP="00C8752B">
      <w:pPr>
        <w:rPr>
          <w:rFonts w:ascii="Bamini" w:hAnsi="Bamini"/>
          <w:sz w:val="24"/>
          <w:szCs w:val="24"/>
          <w:lang w:val="en-IN"/>
        </w:rPr>
      </w:pPr>
      <w:r>
        <w:rPr>
          <w:rFonts w:ascii="Bamini" w:hAnsi="Bamini"/>
          <w:sz w:val="24"/>
          <w:szCs w:val="24"/>
          <w:lang w:val="en-IN"/>
        </w:rPr>
        <w:t xml:space="preserve"> </w:t>
      </w:r>
      <w:r w:rsidR="00AD67A9">
        <w:rPr>
          <w:rFonts w:ascii="Bamini" w:hAnsi="Bamini"/>
          <w:sz w:val="24"/>
          <w:szCs w:val="24"/>
          <w:lang w:val="en-IN"/>
        </w:rPr>
        <w:t>(</w:t>
      </w:r>
      <w:proofErr w:type="gramStart"/>
      <w:r w:rsidR="00AD67A9">
        <w:rPr>
          <w:rFonts w:ascii="Bamini" w:hAnsi="Bamini"/>
          <w:sz w:val="24"/>
          <w:szCs w:val="24"/>
          <w:lang w:val="en-IN"/>
        </w:rPr>
        <w:t>my;</w:t>
      </w:r>
      <w:proofErr w:type="gramEnd"/>
      <w:r w:rsidR="00AD67A9">
        <w:rPr>
          <w:rFonts w:ascii="Bamini" w:hAnsi="Bamini"/>
          <w:sz w:val="24"/>
          <w:szCs w:val="24"/>
          <w:lang w:val="en-IN"/>
        </w:rPr>
        <w:t>yJ)</w:t>
      </w:r>
    </w:p>
    <w:p w:rsidR="00AE0783" w:rsidRDefault="00AD67A9" w:rsidP="00AE0783">
      <w:pPr>
        <w:pStyle w:val="NormalWeb"/>
        <w:shd w:val="clear" w:color="auto" w:fill="FFFFFF"/>
        <w:spacing w:before="0" w:beforeAutospacing="0" w:after="384" w:afterAutospacing="0"/>
        <w:textAlignment w:val="baseline"/>
        <w:rPr>
          <w:rFonts w:ascii="Segoe UI" w:hAnsi="Segoe UI" w:cs="Segoe UI"/>
          <w:color w:val="3A3A3A"/>
          <w:sz w:val="27"/>
          <w:szCs w:val="27"/>
        </w:rPr>
      </w:pPr>
      <w:r>
        <w:rPr>
          <w:rFonts w:ascii="Bamini" w:hAnsi="Bamini"/>
          <w:lang w:val="en-IN"/>
        </w:rPr>
        <w:t xml:space="preserve">M) </w:t>
      </w:r>
      <w:r w:rsidR="00AE0783">
        <w:rPr>
          <w:rFonts w:ascii="Latha" w:hAnsi="Latha" w:cs="Latha"/>
          <w:color w:val="3A3A3A"/>
          <w:sz w:val="27"/>
          <w:szCs w:val="27"/>
        </w:rPr>
        <w:t>அனுப்புநர்</w:t>
      </w:r>
      <w:r w:rsidR="00AE0783">
        <w:rPr>
          <w:rFonts w:ascii="Segoe UI" w:hAnsi="Segoe UI" w:cs="Segoe UI"/>
          <w:color w:val="3A3A3A"/>
          <w:sz w:val="27"/>
          <w:szCs w:val="27"/>
        </w:rPr>
        <w:br/>
      </w:r>
      <w:r w:rsidR="00AE0783">
        <w:rPr>
          <w:rFonts w:ascii="Latha" w:hAnsi="Latha" w:cs="Latha"/>
          <w:color w:val="3A3A3A"/>
          <w:sz w:val="27"/>
          <w:szCs w:val="27"/>
        </w:rPr>
        <w:t>ஆர்</w:t>
      </w:r>
      <w:r w:rsidR="00AE0783">
        <w:rPr>
          <w:rFonts w:ascii="Segoe UI" w:hAnsi="Segoe UI" w:cs="Segoe UI"/>
          <w:color w:val="3A3A3A"/>
          <w:sz w:val="27"/>
          <w:szCs w:val="27"/>
        </w:rPr>
        <w:t xml:space="preserve">. </w:t>
      </w:r>
      <w:r w:rsidR="00AE0783">
        <w:rPr>
          <w:rFonts w:ascii="Latha" w:hAnsi="Latha" w:cs="Latha"/>
          <w:color w:val="3A3A3A"/>
          <w:sz w:val="27"/>
          <w:szCs w:val="27"/>
        </w:rPr>
        <w:t>இராகவன்</w:t>
      </w:r>
      <w:proofErr w:type="gramStart"/>
      <w:r w:rsidR="00AE0783">
        <w:rPr>
          <w:rFonts w:ascii="Segoe UI" w:hAnsi="Segoe UI" w:cs="Segoe UI"/>
          <w:color w:val="3A3A3A"/>
          <w:sz w:val="27"/>
          <w:szCs w:val="27"/>
        </w:rPr>
        <w:t>,</w:t>
      </w:r>
      <w:proofErr w:type="gramEnd"/>
      <w:r w:rsidR="00AE0783">
        <w:rPr>
          <w:rFonts w:ascii="Segoe UI" w:hAnsi="Segoe UI" w:cs="Segoe UI"/>
          <w:color w:val="3A3A3A"/>
          <w:sz w:val="27"/>
          <w:szCs w:val="27"/>
        </w:rPr>
        <w:br/>
        <w:t xml:space="preserve">16, </w:t>
      </w:r>
      <w:r w:rsidR="00AE0783">
        <w:rPr>
          <w:rFonts w:ascii="Latha" w:hAnsi="Latha" w:cs="Latha"/>
          <w:color w:val="3A3A3A"/>
          <w:sz w:val="27"/>
          <w:szCs w:val="27"/>
        </w:rPr>
        <w:t>பெரியகடைவீதி</w:t>
      </w:r>
      <w:r w:rsidR="00AE0783">
        <w:rPr>
          <w:rFonts w:ascii="Segoe UI" w:hAnsi="Segoe UI" w:cs="Segoe UI"/>
          <w:color w:val="3A3A3A"/>
          <w:sz w:val="27"/>
          <w:szCs w:val="27"/>
        </w:rPr>
        <w:t>,</w:t>
      </w:r>
      <w:r w:rsidR="00AE0783">
        <w:rPr>
          <w:rFonts w:ascii="Segoe UI" w:hAnsi="Segoe UI" w:cs="Segoe UI"/>
          <w:color w:val="3A3A3A"/>
          <w:sz w:val="27"/>
          <w:szCs w:val="27"/>
        </w:rPr>
        <w:br/>
      </w:r>
      <w:r w:rsidR="00AE0783">
        <w:rPr>
          <w:rFonts w:ascii="Latha" w:hAnsi="Latha" w:cs="Latha"/>
          <w:color w:val="3A3A3A"/>
          <w:sz w:val="27"/>
          <w:szCs w:val="27"/>
        </w:rPr>
        <w:t>மதுரை</w:t>
      </w:r>
      <w:r w:rsidR="00AE0783">
        <w:rPr>
          <w:rFonts w:ascii="Segoe UI" w:hAnsi="Segoe UI" w:cs="Segoe UI"/>
          <w:color w:val="3A3A3A"/>
          <w:sz w:val="27"/>
          <w:szCs w:val="27"/>
        </w:rPr>
        <w:t>.</w:t>
      </w:r>
    </w:p>
    <w:p w:rsidR="00AE0783" w:rsidRDefault="00AE0783" w:rsidP="00AE0783">
      <w:pPr>
        <w:pStyle w:val="NormalWeb"/>
        <w:shd w:val="clear" w:color="auto" w:fill="FFFFFF"/>
        <w:spacing w:before="0" w:beforeAutospacing="0" w:after="384" w:afterAutospacing="0"/>
        <w:textAlignment w:val="baseline"/>
        <w:rPr>
          <w:rFonts w:ascii="Segoe UI" w:hAnsi="Segoe UI" w:cs="Segoe UI"/>
          <w:color w:val="3A3A3A"/>
          <w:sz w:val="27"/>
          <w:szCs w:val="27"/>
        </w:rPr>
      </w:pPr>
      <w:r>
        <w:rPr>
          <w:rFonts w:ascii="Latha" w:hAnsi="Latha" w:cs="Latha"/>
          <w:color w:val="3A3A3A"/>
          <w:sz w:val="27"/>
          <w:szCs w:val="27"/>
        </w:rPr>
        <w:t>பெறுநர்</w:t>
      </w:r>
      <w:r>
        <w:rPr>
          <w:rFonts w:ascii="Segoe UI" w:hAnsi="Segoe UI" w:cs="Segoe UI"/>
          <w:color w:val="3A3A3A"/>
          <w:sz w:val="27"/>
          <w:szCs w:val="27"/>
        </w:rPr>
        <w:br/>
      </w:r>
      <w:r>
        <w:rPr>
          <w:rFonts w:ascii="Latha" w:hAnsi="Latha" w:cs="Latha"/>
          <w:color w:val="3A3A3A"/>
          <w:sz w:val="27"/>
          <w:szCs w:val="27"/>
        </w:rPr>
        <w:t>ஆசிரியர்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அவர்கள்</w:t>
      </w:r>
      <w:proofErr w:type="gramStart"/>
      <w:r>
        <w:rPr>
          <w:rFonts w:ascii="Segoe UI" w:hAnsi="Segoe UI" w:cs="Segoe UI"/>
          <w:color w:val="3A3A3A"/>
          <w:sz w:val="27"/>
          <w:szCs w:val="27"/>
        </w:rPr>
        <w:t>,</w:t>
      </w:r>
      <w:proofErr w:type="gramEnd"/>
      <w:r>
        <w:rPr>
          <w:rFonts w:ascii="Segoe UI" w:hAnsi="Segoe UI" w:cs="Segoe UI"/>
          <w:color w:val="3A3A3A"/>
          <w:sz w:val="27"/>
          <w:szCs w:val="27"/>
        </w:rPr>
        <w:br/>
        <w:t>‘</w:t>
      </w:r>
      <w:r>
        <w:rPr>
          <w:rFonts w:ascii="Latha" w:hAnsi="Latha" w:cs="Latha"/>
          <w:color w:val="3A3A3A"/>
          <w:sz w:val="27"/>
          <w:szCs w:val="27"/>
        </w:rPr>
        <w:t>கனல்</w:t>
      </w:r>
      <w:r>
        <w:rPr>
          <w:rFonts w:ascii="Segoe UI" w:hAnsi="Segoe UI" w:cs="Segoe UI"/>
          <w:color w:val="3A3A3A"/>
          <w:sz w:val="27"/>
          <w:szCs w:val="27"/>
        </w:rPr>
        <w:t xml:space="preserve">’ </w:t>
      </w:r>
      <w:r>
        <w:rPr>
          <w:rFonts w:ascii="Latha" w:hAnsi="Latha" w:cs="Latha"/>
          <w:color w:val="3A3A3A"/>
          <w:sz w:val="27"/>
          <w:szCs w:val="27"/>
        </w:rPr>
        <w:t>நாளிதழ்</w:t>
      </w:r>
      <w:r>
        <w:rPr>
          <w:rFonts w:ascii="Segoe UI" w:hAnsi="Segoe UI" w:cs="Segoe UI"/>
          <w:color w:val="3A3A3A"/>
          <w:sz w:val="27"/>
          <w:szCs w:val="27"/>
        </w:rPr>
        <w:t>,</w:t>
      </w:r>
      <w:r>
        <w:rPr>
          <w:rFonts w:ascii="Segoe UI" w:hAnsi="Segoe UI" w:cs="Segoe UI"/>
          <w:color w:val="3A3A3A"/>
          <w:sz w:val="27"/>
          <w:szCs w:val="27"/>
        </w:rPr>
        <w:br/>
      </w:r>
      <w:r>
        <w:rPr>
          <w:rFonts w:ascii="Latha" w:hAnsi="Latha" w:cs="Latha"/>
          <w:color w:val="3A3A3A"/>
          <w:sz w:val="27"/>
          <w:szCs w:val="27"/>
        </w:rPr>
        <w:t>மதுரை</w:t>
      </w:r>
      <w:r>
        <w:rPr>
          <w:rFonts w:ascii="Segoe UI" w:hAnsi="Segoe UI" w:cs="Segoe UI"/>
          <w:color w:val="3A3A3A"/>
          <w:sz w:val="27"/>
          <w:szCs w:val="27"/>
        </w:rPr>
        <w:t>.</w:t>
      </w:r>
    </w:p>
    <w:p w:rsidR="00AE0783" w:rsidRDefault="00AE0783" w:rsidP="00AE0783">
      <w:pPr>
        <w:pStyle w:val="NormalWeb"/>
        <w:shd w:val="clear" w:color="auto" w:fill="FFFFFF"/>
        <w:spacing w:before="0" w:beforeAutospacing="0" w:after="384" w:afterAutospacing="0"/>
        <w:textAlignment w:val="baseline"/>
        <w:rPr>
          <w:rFonts w:ascii="Segoe UI" w:hAnsi="Segoe UI" w:cs="Segoe UI"/>
          <w:color w:val="3A3A3A"/>
          <w:sz w:val="27"/>
          <w:szCs w:val="27"/>
        </w:rPr>
      </w:pPr>
      <w:r>
        <w:rPr>
          <w:rFonts w:ascii="Latha" w:hAnsi="Latha" w:cs="Latha"/>
          <w:color w:val="3A3A3A"/>
          <w:sz w:val="27"/>
          <w:szCs w:val="27"/>
        </w:rPr>
        <w:lastRenderedPageBreak/>
        <w:t>பொருள்</w:t>
      </w:r>
      <w:r>
        <w:rPr>
          <w:rFonts w:ascii="Segoe UI" w:hAnsi="Segoe UI" w:cs="Segoe UI"/>
          <w:color w:val="3A3A3A"/>
          <w:sz w:val="27"/>
          <w:szCs w:val="27"/>
        </w:rPr>
        <w:t xml:space="preserve">: </w:t>
      </w:r>
      <w:r>
        <w:rPr>
          <w:rFonts w:ascii="Latha" w:hAnsi="Latha" w:cs="Latha"/>
          <w:color w:val="3A3A3A"/>
          <w:sz w:val="27"/>
          <w:szCs w:val="27"/>
        </w:rPr>
        <w:t>கட்டுரை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வெளியிட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வேண்டுதல்</w:t>
      </w:r>
      <w:r>
        <w:rPr>
          <w:rFonts w:ascii="Segoe UI" w:hAnsi="Segoe UI" w:cs="Segoe UI"/>
          <w:color w:val="3A3A3A"/>
          <w:sz w:val="27"/>
          <w:szCs w:val="27"/>
        </w:rPr>
        <w:t xml:space="preserve"> – </w:t>
      </w:r>
      <w:r>
        <w:rPr>
          <w:rFonts w:ascii="Latha" w:hAnsi="Latha" w:cs="Latha"/>
          <w:color w:val="3A3A3A"/>
          <w:sz w:val="27"/>
          <w:szCs w:val="27"/>
        </w:rPr>
        <w:t>தொடர்பாக</w:t>
      </w:r>
      <w:r>
        <w:rPr>
          <w:rFonts w:ascii="Segoe UI" w:hAnsi="Segoe UI" w:cs="Segoe UI"/>
          <w:color w:val="3A3A3A"/>
          <w:sz w:val="27"/>
          <w:szCs w:val="27"/>
        </w:rPr>
        <w:t>.</w:t>
      </w:r>
    </w:p>
    <w:p w:rsidR="00AE0783" w:rsidRDefault="00AE0783" w:rsidP="00AE0783">
      <w:pPr>
        <w:pStyle w:val="NormalWeb"/>
        <w:shd w:val="clear" w:color="auto" w:fill="FFFFFF"/>
        <w:spacing w:before="0" w:beforeAutospacing="0" w:after="384" w:afterAutospacing="0"/>
        <w:textAlignment w:val="baseline"/>
        <w:rPr>
          <w:rFonts w:ascii="Segoe UI" w:hAnsi="Segoe UI" w:cs="Segoe UI"/>
          <w:color w:val="3A3A3A"/>
          <w:sz w:val="27"/>
          <w:szCs w:val="27"/>
        </w:rPr>
      </w:pPr>
      <w:r>
        <w:rPr>
          <w:rFonts w:ascii="Latha" w:hAnsi="Latha" w:cs="Latha"/>
          <w:color w:val="3A3A3A"/>
          <w:sz w:val="27"/>
          <w:szCs w:val="27"/>
        </w:rPr>
        <w:t>மதிப்பிற்குரிய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ஐயா</w:t>
      </w:r>
      <w:r>
        <w:rPr>
          <w:rFonts w:ascii="Segoe UI" w:hAnsi="Segoe UI" w:cs="Segoe UI"/>
          <w:color w:val="3A3A3A"/>
          <w:sz w:val="27"/>
          <w:szCs w:val="27"/>
        </w:rPr>
        <w:t>,</w:t>
      </w:r>
    </w:p>
    <w:p w:rsidR="00AE0783" w:rsidRDefault="00AE0783" w:rsidP="00AE0783">
      <w:pPr>
        <w:pStyle w:val="NormalWeb"/>
        <w:shd w:val="clear" w:color="auto" w:fill="FFFFFF"/>
        <w:spacing w:before="0" w:beforeAutospacing="0" w:after="384" w:afterAutospacing="0"/>
        <w:textAlignment w:val="baseline"/>
        <w:rPr>
          <w:rFonts w:ascii="Segoe UI" w:hAnsi="Segoe UI" w:cs="Segoe UI"/>
          <w:color w:val="3A3A3A"/>
          <w:sz w:val="27"/>
          <w:szCs w:val="27"/>
        </w:rPr>
      </w:pPr>
      <w:r>
        <w:rPr>
          <w:rFonts w:ascii="Latha" w:hAnsi="Latha" w:cs="Latha"/>
          <w:color w:val="3A3A3A"/>
          <w:sz w:val="27"/>
          <w:szCs w:val="27"/>
        </w:rPr>
        <w:t>தங்கள்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நாளிதழின்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சார்பாக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பொங்கல்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பண்டிகையை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ஒட்டி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வெளியிடும்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பொங்கல்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மலருக்காக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உழவுத்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தொழிலுக்கு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வந்தனை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செய்வோம்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என்னும்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தலைப்பில்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கட்டுரை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ஒன்று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எழுதியுள்ளேன்</w:t>
      </w:r>
      <w:r>
        <w:rPr>
          <w:rFonts w:ascii="Segoe UI" w:hAnsi="Segoe UI" w:cs="Segoe UI"/>
          <w:color w:val="3A3A3A"/>
          <w:sz w:val="27"/>
          <w:szCs w:val="27"/>
        </w:rPr>
        <w:t xml:space="preserve">. </w:t>
      </w:r>
      <w:proofErr w:type="gramStart"/>
      <w:r>
        <w:rPr>
          <w:rFonts w:ascii="Latha" w:hAnsi="Latha" w:cs="Latha"/>
          <w:color w:val="3A3A3A"/>
          <w:sz w:val="27"/>
          <w:szCs w:val="27"/>
        </w:rPr>
        <w:t>அக்கட்டுரையைத்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தங்கள்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அலுவலகத்துக்கு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அனுப்பியுள்ளேன்</w:t>
      </w:r>
      <w:r>
        <w:rPr>
          <w:rFonts w:ascii="Segoe UI" w:hAnsi="Segoe UI" w:cs="Segoe UI"/>
          <w:color w:val="3A3A3A"/>
          <w:sz w:val="27"/>
          <w:szCs w:val="27"/>
        </w:rPr>
        <w:t>.</w:t>
      </w:r>
      <w:proofErr w:type="gramEnd"/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proofErr w:type="gramStart"/>
      <w:r>
        <w:rPr>
          <w:rFonts w:ascii="Latha" w:hAnsi="Latha" w:cs="Latha"/>
          <w:color w:val="3A3A3A"/>
          <w:sz w:val="27"/>
          <w:szCs w:val="27"/>
        </w:rPr>
        <w:t>தாங்கள்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அக்கட்டுரையைத்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தங்கள்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நாளிதழ்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சார்பாக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வெளியிடும்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பொங்கல்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சிறப்பு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மலரில்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என்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கட்டுரையும்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வெளிவர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ஆவன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செய்யும்படி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பணிவன்புடன்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கேட்டுக்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கொள்கிறேன்</w:t>
      </w:r>
      <w:r>
        <w:rPr>
          <w:rFonts w:ascii="Segoe UI" w:hAnsi="Segoe UI" w:cs="Segoe UI"/>
          <w:color w:val="3A3A3A"/>
          <w:sz w:val="27"/>
          <w:szCs w:val="27"/>
        </w:rPr>
        <w:t>.</w:t>
      </w:r>
      <w:proofErr w:type="gramEnd"/>
    </w:p>
    <w:p w:rsidR="00AE0783" w:rsidRDefault="00AE0783" w:rsidP="00AE0783">
      <w:pPr>
        <w:pStyle w:val="NormalWeb"/>
        <w:shd w:val="clear" w:color="auto" w:fill="FFFFFF"/>
        <w:spacing w:before="0" w:beforeAutospacing="0" w:after="384" w:afterAutospacing="0"/>
        <w:jc w:val="center"/>
        <w:textAlignment w:val="baseline"/>
        <w:rPr>
          <w:rFonts w:ascii="Segoe UI" w:hAnsi="Segoe UI" w:cs="Segoe UI"/>
          <w:color w:val="3A3A3A"/>
          <w:sz w:val="27"/>
          <w:szCs w:val="27"/>
        </w:rPr>
      </w:pPr>
      <w:r>
        <w:rPr>
          <w:rFonts w:ascii="Latha" w:hAnsi="Latha" w:cs="Latha"/>
          <w:color w:val="3A3A3A"/>
          <w:sz w:val="27"/>
          <w:szCs w:val="27"/>
        </w:rPr>
        <w:t>நன்றி</w:t>
      </w:r>
      <w:r>
        <w:rPr>
          <w:rFonts w:ascii="Segoe UI" w:hAnsi="Segoe UI" w:cs="Segoe UI"/>
          <w:color w:val="3A3A3A"/>
          <w:sz w:val="27"/>
          <w:szCs w:val="27"/>
        </w:rPr>
        <w:t>!</w:t>
      </w:r>
    </w:p>
    <w:p w:rsidR="00AE0783" w:rsidRDefault="00AE0783" w:rsidP="00AE0783">
      <w:pPr>
        <w:pStyle w:val="NormalWeb"/>
        <w:shd w:val="clear" w:color="auto" w:fill="FFFFFF"/>
        <w:spacing w:before="0" w:beforeAutospacing="0" w:after="384" w:afterAutospacing="0"/>
        <w:textAlignment w:val="baseline"/>
        <w:rPr>
          <w:rFonts w:ascii="Segoe UI" w:hAnsi="Segoe UI" w:cs="Segoe UI"/>
          <w:color w:val="3A3A3A"/>
          <w:sz w:val="27"/>
          <w:szCs w:val="27"/>
        </w:rPr>
      </w:pPr>
      <w:r>
        <w:rPr>
          <w:rFonts w:ascii="Latha" w:hAnsi="Latha" w:cs="Latha"/>
          <w:color w:val="3A3A3A"/>
          <w:sz w:val="27"/>
          <w:szCs w:val="27"/>
        </w:rPr>
        <w:t>இடம</w:t>
      </w:r>
      <w:proofErr w:type="gramStart"/>
      <w:r>
        <w:rPr>
          <w:rFonts w:ascii="Latha" w:hAnsi="Latha" w:cs="Latha"/>
          <w:color w:val="3A3A3A"/>
          <w:sz w:val="27"/>
          <w:szCs w:val="27"/>
        </w:rPr>
        <w:t>்</w:t>
      </w:r>
      <w:r>
        <w:rPr>
          <w:rFonts w:ascii="Segoe UI" w:hAnsi="Segoe UI" w:cs="Segoe UI"/>
          <w:color w:val="3A3A3A"/>
          <w:sz w:val="27"/>
          <w:szCs w:val="27"/>
        </w:rPr>
        <w:t xml:space="preserve"> :</w:t>
      </w:r>
      <w:proofErr w:type="gramEnd"/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மதுரை</w:t>
      </w:r>
      <w:r>
        <w:rPr>
          <w:rFonts w:ascii="Segoe UI" w:hAnsi="Segoe UI" w:cs="Segoe UI"/>
          <w:color w:val="3A3A3A"/>
          <w:sz w:val="27"/>
          <w:szCs w:val="27"/>
        </w:rPr>
        <w:br/>
      </w:r>
      <w:r>
        <w:rPr>
          <w:rFonts w:ascii="Latha" w:hAnsi="Latha" w:cs="Latha"/>
          <w:color w:val="3A3A3A"/>
          <w:sz w:val="27"/>
          <w:szCs w:val="27"/>
        </w:rPr>
        <w:t>நாள்</w:t>
      </w:r>
      <w:r>
        <w:rPr>
          <w:rFonts w:ascii="Segoe UI" w:hAnsi="Segoe UI" w:cs="Segoe UI"/>
          <w:color w:val="3A3A3A"/>
          <w:sz w:val="27"/>
          <w:szCs w:val="27"/>
        </w:rPr>
        <w:t xml:space="preserve"> : 8.3.2020</w:t>
      </w:r>
    </w:p>
    <w:p w:rsidR="00AE0783" w:rsidRDefault="00AE0783" w:rsidP="00AE0783">
      <w:pPr>
        <w:pStyle w:val="NormalWeb"/>
        <w:shd w:val="clear" w:color="auto" w:fill="FFFFFF"/>
        <w:spacing w:before="0" w:beforeAutospacing="0" w:after="384" w:afterAutospacing="0"/>
        <w:jc w:val="right"/>
        <w:textAlignment w:val="baseline"/>
        <w:rPr>
          <w:rFonts w:ascii="Segoe UI" w:hAnsi="Segoe UI" w:cs="Segoe UI"/>
          <w:color w:val="3A3A3A"/>
          <w:sz w:val="27"/>
          <w:szCs w:val="27"/>
        </w:rPr>
      </w:pPr>
      <w:r>
        <w:rPr>
          <w:rFonts w:ascii="Latha" w:hAnsi="Latha" w:cs="Latha"/>
          <w:color w:val="3A3A3A"/>
          <w:sz w:val="27"/>
          <w:szCs w:val="27"/>
        </w:rPr>
        <w:t>இப்படிக்கு</w:t>
      </w:r>
      <w:proofErr w:type="gramStart"/>
      <w:r>
        <w:rPr>
          <w:rFonts w:ascii="Segoe UI" w:hAnsi="Segoe UI" w:cs="Segoe UI"/>
          <w:color w:val="3A3A3A"/>
          <w:sz w:val="27"/>
          <w:szCs w:val="27"/>
        </w:rPr>
        <w:t>,</w:t>
      </w:r>
      <w:proofErr w:type="gramEnd"/>
      <w:r>
        <w:rPr>
          <w:rFonts w:ascii="Segoe UI" w:hAnsi="Segoe UI" w:cs="Segoe UI"/>
          <w:color w:val="3A3A3A"/>
          <w:sz w:val="27"/>
          <w:szCs w:val="27"/>
        </w:rPr>
        <w:br/>
      </w:r>
      <w:r>
        <w:rPr>
          <w:rFonts w:ascii="Latha" w:hAnsi="Latha" w:cs="Latha"/>
          <w:color w:val="3A3A3A"/>
          <w:sz w:val="27"/>
          <w:szCs w:val="27"/>
        </w:rPr>
        <w:t>தங்கள்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உண்மையுள்ள</w:t>
      </w:r>
      <w:r>
        <w:rPr>
          <w:rFonts w:ascii="Segoe UI" w:hAnsi="Segoe UI" w:cs="Segoe UI"/>
          <w:color w:val="3A3A3A"/>
          <w:sz w:val="27"/>
          <w:szCs w:val="27"/>
        </w:rPr>
        <w:t>,</w:t>
      </w:r>
      <w:r>
        <w:rPr>
          <w:rFonts w:ascii="Segoe UI" w:hAnsi="Segoe UI" w:cs="Segoe UI"/>
          <w:color w:val="3A3A3A"/>
          <w:sz w:val="27"/>
          <w:szCs w:val="27"/>
        </w:rPr>
        <w:br/>
      </w:r>
      <w:r>
        <w:rPr>
          <w:rFonts w:ascii="Latha" w:hAnsi="Latha" w:cs="Latha"/>
          <w:color w:val="3A3A3A"/>
          <w:sz w:val="27"/>
          <w:szCs w:val="27"/>
        </w:rPr>
        <w:t>ஆர்</w:t>
      </w:r>
      <w:r>
        <w:rPr>
          <w:rFonts w:ascii="Segoe UI" w:hAnsi="Segoe UI" w:cs="Segoe UI"/>
          <w:color w:val="3A3A3A"/>
          <w:sz w:val="27"/>
          <w:szCs w:val="27"/>
        </w:rPr>
        <w:t xml:space="preserve">. </w:t>
      </w:r>
      <w:proofErr w:type="gramStart"/>
      <w:r>
        <w:rPr>
          <w:rFonts w:ascii="Latha" w:hAnsi="Latha" w:cs="Latha"/>
          <w:color w:val="3A3A3A"/>
          <w:sz w:val="27"/>
          <w:szCs w:val="27"/>
        </w:rPr>
        <w:t>இராகவன்</w:t>
      </w:r>
      <w:r>
        <w:rPr>
          <w:rFonts w:ascii="Segoe UI" w:hAnsi="Segoe UI" w:cs="Segoe UI"/>
          <w:color w:val="3A3A3A"/>
          <w:sz w:val="27"/>
          <w:szCs w:val="27"/>
        </w:rPr>
        <w:t>.</w:t>
      </w:r>
      <w:proofErr w:type="gramEnd"/>
    </w:p>
    <w:p w:rsidR="00AE0783" w:rsidRDefault="00AE0783" w:rsidP="00AE0783">
      <w:pPr>
        <w:pStyle w:val="NormalWeb"/>
        <w:shd w:val="clear" w:color="auto" w:fill="FFFFFF"/>
        <w:spacing w:before="0" w:beforeAutospacing="0" w:after="384" w:afterAutospacing="0"/>
        <w:textAlignment w:val="baseline"/>
        <w:rPr>
          <w:rFonts w:ascii="Segoe UI" w:hAnsi="Segoe UI" w:cs="Segoe UI"/>
          <w:color w:val="3A3A3A"/>
          <w:sz w:val="27"/>
          <w:szCs w:val="27"/>
        </w:rPr>
      </w:pPr>
      <w:r>
        <w:rPr>
          <w:rFonts w:ascii="Latha" w:hAnsi="Latha" w:cs="Latha"/>
          <w:color w:val="3A3A3A"/>
          <w:sz w:val="27"/>
          <w:szCs w:val="27"/>
        </w:rPr>
        <w:t>உறைமேல்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முகவரி</w:t>
      </w:r>
      <w:r>
        <w:rPr>
          <w:rFonts w:ascii="Segoe UI" w:hAnsi="Segoe UI" w:cs="Segoe UI"/>
          <w:color w:val="3A3A3A"/>
          <w:sz w:val="27"/>
          <w:szCs w:val="27"/>
        </w:rPr>
        <w:t>:</w:t>
      </w:r>
    </w:p>
    <w:p w:rsidR="00AE0783" w:rsidRDefault="00AE0783" w:rsidP="00AE0783">
      <w:pPr>
        <w:pStyle w:val="NormalWeb"/>
        <w:shd w:val="clear" w:color="auto" w:fill="FFFFFF"/>
        <w:spacing w:before="0" w:beforeAutospacing="0" w:after="384" w:afterAutospacing="0"/>
        <w:textAlignment w:val="baseline"/>
        <w:rPr>
          <w:rFonts w:ascii="Segoe UI" w:hAnsi="Segoe UI" w:cs="Segoe UI"/>
          <w:color w:val="3A3A3A"/>
          <w:sz w:val="27"/>
          <w:szCs w:val="27"/>
        </w:rPr>
      </w:pPr>
    </w:p>
    <w:p w:rsidR="009B0188" w:rsidRDefault="009B0188" w:rsidP="00C8752B">
      <w:pPr>
        <w:pStyle w:val="NormalWeb"/>
        <w:shd w:val="clear" w:color="auto" w:fill="FFFFFF"/>
        <w:spacing w:before="0" w:beforeAutospacing="0" w:after="384" w:afterAutospacing="0"/>
        <w:textAlignment w:val="baseline"/>
        <w:rPr>
          <w:rFonts w:ascii="Bamini" w:hAnsi="Bamini"/>
          <w:lang w:val="en-IN"/>
        </w:rPr>
      </w:pPr>
    </w:p>
    <w:p w:rsidR="00AD67A9" w:rsidRDefault="00C8752B" w:rsidP="00AD67A9">
      <w:pPr>
        <w:rPr>
          <w:rFonts w:ascii="Bamini" w:hAnsi="Bamini"/>
          <w:sz w:val="24"/>
          <w:szCs w:val="24"/>
          <w:lang w:val="en-IN"/>
        </w:rPr>
      </w:pPr>
      <w:r>
        <w:rPr>
          <w:rFonts w:ascii="Bamini" w:hAnsi="Bamini"/>
          <w:sz w:val="24"/>
          <w:szCs w:val="24"/>
          <w:lang w:val="en-IN"/>
        </w:rPr>
        <w:t>40</w:t>
      </w:r>
      <w:r w:rsidR="00AD67A9">
        <w:rPr>
          <w:rFonts w:ascii="Bamini" w:hAnsi="Bamini"/>
          <w:sz w:val="24"/>
          <w:szCs w:val="24"/>
          <w:lang w:val="en-IN"/>
        </w:rPr>
        <w:t xml:space="preserve">.  </w:t>
      </w:r>
      <w:proofErr w:type="gramStart"/>
      <w:r w:rsidR="00AD67A9">
        <w:rPr>
          <w:rFonts w:ascii="Bamini" w:hAnsi="Bamini"/>
          <w:sz w:val="24"/>
          <w:szCs w:val="24"/>
          <w:lang w:val="en-IN"/>
        </w:rPr>
        <w:t>fhl;</w:t>
      </w:r>
      <w:proofErr w:type="gramEnd"/>
      <w:r w:rsidR="00AD67A9">
        <w:rPr>
          <w:rFonts w:ascii="Bamini" w:hAnsi="Bamini"/>
          <w:sz w:val="24"/>
          <w:szCs w:val="24"/>
          <w:lang w:val="en-IN"/>
        </w:rPr>
        <w:t>rpiaf; fz;L ftpDw vOJf.</w:t>
      </w:r>
    </w:p>
    <w:p w:rsidR="00AD67A9" w:rsidRDefault="00AE0783" w:rsidP="00AD67A9">
      <w:pPr>
        <w:jc w:val="center"/>
        <w:rPr>
          <w:rFonts w:ascii="Bamini" w:hAnsi="Bamini"/>
          <w:sz w:val="24"/>
          <w:szCs w:val="24"/>
          <w:lang w:val="en-IN"/>
        </w:rPr>
      </w:pPr>
      <w:r>
        <w:rPr>
          <w:rFonts w:ascii="Bamini" w:hAnsi="Bamini"/>
          <w:noProof/>
          <w:sz w:val="24"/>
          <w:szCs w:val="24"/>
        </w:rPr>
        <w:lastRenderedPageBreak/>
        <w:drawing>
          <wp:inline distT="0" distB="0" distL="0" distR="0">
            <wp:extent cx="3134163" cy="2896004"/>
            <wp:effectExtent l="19050" t="0" r="9087" b="0"/>
            <wp:docPr id="1" name="Picture 0" descr="Cap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e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34163" cy="2896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752B" w:rsidRDefault="00C8752B" w:rsidP="00AD67A9">
      <w:pPr>
        <w:rPr>
          <w:rFonts w:ascii="Bamini" w:hAnsi="Bamini"/>
          <w:sz w:val="24"/>
          <w:szCs w:val="24"/>
          <w:lang w:val="en-IN"/>
        </w:rPr>
      </w:pPr>
      <w:r>
        <w:rPr>
          <w:rFonts w:ascii="Bamini" w:hAnsi="Bamini"/>
          <w:sz w:val="24"/>
          <w:szCs w:val="24"/>
          <w:lang w:val="en-IN"/>
        </w:rPr>
        <w:t>41. E</w:t>
      </w:r>
      <w:proofErr w:type="gramStart"/>
      <w:r>
        <w:rPr>
          <w:rFonts w:ascii="Bamini" w:hAnsi="Bamini"/>
          <w:sz w:val="24"/>
          <w:szCs w:val="24"/>
          <w:lang w:val="en-IN"/>
        </w:rPr>
        <w:t>}yf</w:t>
      </w:r>
      <w:proofErr w:type="gramEnd"/>
      <w:r>
        <w:rPr>
          <w:rFonts w:ascii="Bamini" w:hAnsi="Bamini"/>
          <w:sz w:val="24"/>
          <w:szCs w:val="24"/>
          <w:lang w:val="en-IN"/>
        </w:rPr>
        <w:t xml:space="preserve"> cWg;gpdH gbtj;ij epug;Gf.</w:t>
      </w:r>
    </w:p>
    <w:p w:rsidR="00E5400E" w:rsidRDefault="00E5400E" w:rsidP="00AD67A9">
      <w:pPr>
        <w:rPr>
          <w:rFonts w:ascii="Bamini" w:hAnsi="Bamini"/>
          <w:sz w:val="24"/>
          <w:szCs w:val="24"/>
          <w:lang w:val="en-IN"/>
        </w:rPr>
      </w:pPr>
      <w:r>
        <w:rPr>
          <w:rFonts w:ascii="Bamini" w:hAnsi="Bamini"/>
          <w:noProof/>
          <w:sz w:val="24"/>
          <w:szCs w:val="24"/>
        </w:rPr>
        <w:lastRenderedPageBreak/>
        <w:drawing>
          <wp:inline distT="0" distB="0" distL="0" distR="0">
            <wp:extent cx="5943600" cy="5728335"/>
            <wp:effectExtent l="19050" t="0" r="0" b="0"/>
            <wp:docPr id="2" name="Picture 1" descr="123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34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2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67A9" w:rsidRDefault="00AD67A9" w:rsidP="00AD67A9">
      <w:pPr>
        <w:rPr>
          <w:rFonts w:ascii="Bamini" w:hAnsi="Bamini"/>
          <w:sz w:val="24"/>
          <w:szCs w:val="24"/>
          <w:lang w:val="en-IN"/>
        </w:rPr>
      </w:pPr>
      <w:r>
        <w:rPr>
          <w:rFonts w:ascii="Bamini" w:hAnsi="Bamini"/>
          <w:sz w:val="24"/>
          <w:szCs w:val="24"/>
          <w:lang w:val="en-IN"/>
        </w:rPr>
        <w:t xml:space="preserve">42. </w:t>
      </w:r>
      <w:proofErr w:type="gramStart"/>
      <w:r>
        <w:rPr>
          <w:rFonts w:ascii="Bamini" w:hAnsi="Bamini"/>
          <w:sz w:val="24"/>
          <w:szCs w:val="24"/>
          <w:lang w:val="en-IN"/>
        </w:rPr>
        <w:t>nkhopngaHf;</w:t>
      </w:r>
      <w:proofErr w:type="gramEnd"/>
      <w:r>
        <w:rPr>
          <w:rFonts w:ascii="Bamini" w:hAnsi="Bamini"/>
          <w:sz w:val="24"/>
          <w:szCs w:val="24"/>
          <w:lang w:val="en-IN"/>
        </w:rPr>
        <w:t>f</w:t>
      </w:r>
    </w:p>
    <w:p w:rsidR="00AD67A9" w:rsidRDefault="00AD67A9" w:rsidP="00AD67A9">
      <w:pPr>
        <w:rPr>
          <w:sz w:val="24"/>
          <w:szCs w:val="24"/>
          <w:lang w:val="en-IN"/>
        </w:rPr>
      </w:pPr>
      <w:r>
        <w:rPr>
          <w:rFonts w:ascii="Bamini" w:hAnsi="Bamini"/>
          <w:sz w:val="24"/>
          <w:szCs w:val="24"/>
          <w:lang w:val="en-IN"/>
        </w:rPr>
        <w:tab/>
      </w:r>
    </w:p>
    <w:p w:rsidR="00615E38" w:rsidRDefault="00615E38" w:rsidP="00615E38">
      <w:pPr>
        <w:pStyle w:val="NormalWeb"/>
        <w:shd w:val="clear" w:color="auto" w:fill="FFFFFF"/>
        <w:spacing w:before="0" w:beforeAutospacing="0" w:after="384" w:afterAutospacing="0"/>
        <w:jc w:val="center"/>
        <w:textAlignment w:val="baseline"/>
        <w:rPr>
          <w:rFonts w:ascii="Segoe UI" w:hAnsi="Segoe UI" w:cs="Segoe UI"/>
          <w:color w:val="3A3A3A"/>
          <w:sz w:val="27"/>
          <w:szCs w:val="27"/>
        </w:rPr>
      </w:pPr>
      <w:r>
        <w:rPr>
          <w:rFonts w:ascii="Latha" w:hAnsi="Latha" w:cs="Latha"/>
          <w:color w:val="3A3A3A"/>
          <w:sz w:val="27"/>
          <w:szCs w:val="27"/>
        </w:rPr>
        <w:t>தமிழ்ப்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பண்பாடு</w:t>
      </w:r>
    </w:p>
    <w:p w:rsidR="00615E38" w:rsidRDefault="00615E38" w:rsidP="00615E38">
      <w:pPr>
        <w:pStyle w:val="NormalWeb"/>
        <w:shd w:val="clear" w:color="auto" w:fill="FFFFFF"/>
        <w:spacing w:before="0" w:beforeAutospacing="0" w:after="384" w:afterAutospacing="0"/>
        <w:textAlignment w:val="baseline"/>
        <w:rPr>
          <w:rFonts w:ascii="Segoe UI" w:hAnsi="Segoe UI" w:cs="Segoe UI"/>
          <w:color w:val="3A3A3A"/>
          <w:sz w:val="27"/>
          <w:szCs w:val="27"/>
        </w:rPr>
      </w:pPr>
      <w:r>
        <w:rPr>
          <w:rFonts w:ascii="Latha" w:hAnsi="Latha" w:cs="Latha"/>
          <w:color w:val="3A3A3A"/>
          <w:sz w:val="27"/>
          <w:szCs w:val="27"/>
        </w:rPr>
        <w:t>மரியாதைக்குரியவர்களே</w:t>
      </w:r>
      <w:r>
        <w:rPr>
          <w:rFonts w:ascii="Segoe UI" w:hAnsi="Segoe UI" w:cs="Segoe UI"/>
          <w:color w:val="3A3A3A"/>
          <w:sz w:val="27"/>
          <w:szCs w:val="27"/>
        </w:rPr>
        <w:t xml:space="preserve">! </w:t>
      </w:r>
      <w:proofErr w:type="gramStart"/>
      <w:r>
        <w:rPr>
          <w:rFonts w:ascii="Latha" w:hAnsi="Latha" w:cs="Latha"/>
          <w:color w:val="3A3A3A"/>
          <w:sz w:val="27"/>
          <w:szCs w:val="27"/>
        </w:rPr>
        <w:t>என்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பெயர்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இளங்கோவன்</w:t>
      </w:r>
      <w:r>
        <w:rPr>
          <w:rFonts w:ascii="Segoe UI" w:hAnsi="Segoe UI" w:cs="Segoe UI"/>
          <w:color w:val="3A3A3A"/>
          <w:sz w:val="27"/>
          <w:szCs w:val="27"/>
        </w:rPr>
        <w:t>.</w:t>
      </w:r>
      <w:proofErr w:type="gramEnd"/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proofErr w:type="gramStart"/>
      <w:r>
        <w:rPr>
          <w:rFonts w:ascii="Latha" w:hAnsi="Latha" w:cs="Latha"/>
          <w:color w:val="3A3A3A"/>
          <w:sz w:val="27"/>
          <w:szCs w:val="27"/>
        </w:rPr>
        <w:t>நான்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பத்தாம்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வகுப்பில்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படிக்கிறேன்</w:t>
      </w:r>
      <w:r>
        <w:rPr>
          <w:rFonts w:ascii="Segoe UI" w:hAnsi="Segoe UI" w:cs="Segoe UI"/>
          <w:color w:val="3A3A3A"/>
          <w:sz w:val="27"/>
          <w:szCs w:val="27"/>
        </w:rPr>
        <w:t>.</w:t>
      </w:r>
      <w:proofErr w:type="gramEnd"/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proofErr w:type="gramStart"/>
      <w:r>
        <w:rPr>
          <w:rFonts w:ascii="Latha" w:hAnsi="Latha" w:cs="Latha"/>
          <w:color w:val="3A3A3A"/>
          <w:sz w:val="27"/>
          <w:szCs w:val="27"/>
        </w:rPr>
        <w:t>நான்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தமிழ்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பண்பாட்டைப்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பற்றி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சில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வார்த்தைகள்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சொல்ல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வந்திருக்கிறேன்</w:t>
      </w:r>
      <w:r>
        <w:rPr>
          <w:rFonts w:ascii="Segoe UI" w:hAnsi="Segoe UI" w:cs="Segoe UI"/>
          <w:color w:val="3A3A3A"/>
          <w:sz w:val="27"/>
          <w:szCs w:val="27"/>
        </w:rPr>
        <w:t>.</w:t>
      </w:r>
      <w:proofErr w:type="gramEnd"/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proofErr w:type="gramStart"/>
      <w:r>
        <w:rPr>
          <w:rFonts w:ascii="Latha" w:hAnsi="Latha" w:cs="Latha"/>
          <w:color w:val="3A3A3A"/>
          <w:sz w:val="27"/>
          <w:szCs w:val="27"/>
        </w:rPr>
        <w:t>இரண்டாயிரம்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வருடத்திற்கு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முன்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பண்பாட்டிலும்</w:t>
      </w:r>
      <w:r>
        <w:rPr>
          <w:rFonts w:ascii="Segoe UI" w:hAnsi="Segoe UI" w:cs="Segoe UI"/>
          <w:color w:val="3A3A3A"/>
          <w:sz w:val="27"/>
          <w:szCs w:val="27"/>
        </w:rPr>
        <w:t xml:space="preserve">, </w:t>
      </w:r>
      <w:r>
        <w:rPr>
          <w:rFonts w:ascii="Latha" w:hAnsi="Latha" w:cs="Latha"/>
          <w:color w:val="3A3A3A"/>
          <w:sz w:val="27"/>
          <w:szCs w:val="27"/>
        </w:rPr>
        <w:t>நாகரிகத்திலும்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சிறந்து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lastRenderedPageBreak/>
        <w:t>விளங்கியவர்கள்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தமிழர்கள்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என்று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சங்க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இலக்கியம்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கூறுகிறது</w:t>
      </w:r>
      <w:r>
        <w:rPr>
          <w:rFonts w:ascii="Segoe UI" w:hAnsi="Segoe UI" w:cs="Segoe UI"/>
          <w:color w:val="3A3A3A"/>
          <w:sz w:val="27"/>
          <w:szCs w:val="27"/>
        </w:rPr>
        <w:t>.</w:t>
      </w:r>
      <w:proofErr w:type="gramEnd"/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proofErr w:type="gramStart"/>
      <w:r>
        <w:rPr>
          <w:rFonts w:ascii="Latha" w:hAnsi="Latha" w:cs="Latha"/>
          <w:color w:val="3A3A3A"/>
          <w:sz w:val="27"/>
          <w:szCs w:val="27"/>
        </w:rPr>
        <w:t>மொழிக்கு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இலக்கணம்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வகுத்த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தமிழரே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வாழ்க்கைக்கும்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இலக்கணம்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வகுத்தனர்</w:t>
      </w:r>
      <w:r>
        <w:rPr>
          <w:rFonts w:ascii="Segoe UI" w:hAnsi="Segoe UI" w:cs="Segoe UI"/>
          <w:color w:val="3A3A3A"/>
          <w:sz w:val="27"/>
          <w:szCs w:val="27"/>
        </w:rPr>
        <w:t>.</w:t>
      </w:r>
      <w:proofErr w:type="gramEnd"/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proofErr w:type="gramStart"/>
      <w:r>
        <w:rPr>
          <w:rFonts w:ascii="Latha" w:hAnsi="Latha" w:cs="Latha"/>
          <w:color w:val="3A3A3A"/>
          <w:sz w:val="27"/>
          <w:szCs w:val="27"/>
        </w:rPr>
        <w:t>தமிழர்களின்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பண்பாடு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இந்தியா</w:t>
      </w:r>
      <w:r>
        <w:rPr>
          <w:rFonts w:ascii="Segoe UI" w:hAnsi="Segoe UI" w:cs="Segoe UI"/>
          <w:color w:val="3A3A3A"/>
          <w:sz w:val="27"/>
          <w:szCs w:val="27"/>
        </w:rPr>
        <w:t xml:space="preserve">, </w:t>
      </w:r>
      <w:r>
        <w:rPr>
          <w:rFonts w:ascii="Latha" w:hAnsi="Latha" w:cs="Latha"/>
          <w:color w:val="3A3A3A"/>
          <w:sz w:val="27"/>
          <w:szCs w:val="27"/>
        </w:rPr>
        <w:t>ஸ்ரீலங்கா</w:t>
      </w:r>
      <w:r>
        <w:rPr>
          <w:rFonts w:ascii="Segoe UI" w:hAnsi="Segoe UI" w:cs="Segoe UI"/>
          <w:color w:val="3A3A3A"/>
          <w:sz w:val="27"/>
          <w:szCs w:val="27"/>
        </w:rPr>
        <w:t xml:space="preserve">, </w:t>
      </w:r>
      <w:r>
        <w:rPr>
          <w:rFonts w:ascii="Latha" w:hAnsi="Latha" w:cs="Latha"/>
          <w:color w:val="3A3A3A"/>
          <w:sz w:val="27"/>
          <w:szCs w:val="27"/>
        </w:rPr>
        <w:t>இங்கிலாந்து</w:t>
      </w:r>
      <w:r>
        <w:rPr>
          <w:rFonts w:ascii="Segoe UI" w:hAnsi="Segoe UI" w:cs="Segoe UI"/>
          <w:color w:val="3A3A3A"/>
          <w:sz w:val="27"/>
          <w:szCs w:val="27"/>
        </w:rPr>
        <w:t xml:space="preserve">, </w:t>
      </w:r>
      <w:r>
        <w:rPr>
          <w:rFonts w:ascii="Latha" w:hAnsi="Latha" w:cs="Latha"/>
          <w:color w:val="3A3A3A"/>
          <w:sz w:val="27"/>
          <w:szCs w:val="27"/>
        </w:rPr>
        <w:t>மலேசியா</w:t>
      </w:r>
      <w:r>
        <w:rPr>
          <w:rFonts w:ascii="Segoe UI" w:hAnsi="Segoe UI" w:cs="Segoe UI"/>
          <w:color w:val="3A3A3A"/>
          <w:sz w:val="27"/>
          <w:szCs w:val="27"/>
        </w:rPr>
        <w:t xml:space="preserve">, </w:t>
      </w:r>
      <w:r>
        <w:rPr>
          <w:rFonts w:ascii="Latha" w:hAnsi="Latha" w:cs="Latha"/>
          <w:color w:val="3A3A3A"/>
          <w:sz w:val="27"/>
          <w:szCs w:val="27"/>
        </w:rPr>
        <w:t>சிங்கப்பூர்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மற்றும்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உலகமெங்கும்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உள்ள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தமிழர்களின்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வாழ்க்கைத்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தரத்தில்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வேரூன்றி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உள்ளது</w:t>
      </w:r>
      <w:r>
        <w:rPr>
          <w:rFonts w:ascii="Segoe UI" w:hAnsi="Segoe UI" w:cs="Segoe UI"/>
          <w:color w:val="3A3A3A"/>
          <w:sz w:val="27"/>
          <w:szCs w:val="27"/>
        </w:rPr>
        <w:t>.</w:t>
      </w:r>
      <w:proofErr w:type="gramEnd"/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proofErr w:type="gramStart"/>
      <w:r>
        <w:rPr>
          <w:rFonts w:ascii="Latha" w:hAnsi="Latha" w:cs="Latha"/>
          <w:color w:val="3A3A3A"/>
          <w:sz w:val="27"/>
          <w:szCs w:val="27"/>
        </w:rPr>
        <w:t>நம்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பண்பாடு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பழமையானதாக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இருந்தாலும்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அது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சீரான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முறையில்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மேம்படுத்தி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உள்ளது</w:t>
      </w:r>
      <w:r>
        <w:rPr>
          <w:rFonts w:ascii="Segoe UI" w:hAnsi="Segoe UI" w:cs="Segoe UI"/>
          <w:color w:val="3A3A3A"/>
          <w:sz w:val="27"/>
          <w:szCs w:val="27"/>
        </w:rPr>
        <w:t>.</w:t>
      </w:r>
      <w:proofErr w:type="gramEnd"/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proofErr w:type="gramStart"/>
      <w:r>
        <w:rPr>
          <w:rFonts w:ascii="Latha" w:hAnsi="Latha" w:cs="Latha"/>
          <w:color w:val="3A3A3A"/>
          <w:sz w:val="27"/>
          <w:szCs w:val="27"/>
        </w:rPr>
        <w:t>நாம்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நம்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பண்பாட்டைப்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பற்றி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பெருமிதம்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கொள்ள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வேண்டும்</w:t>
      </w:r>
      <w:r>
        <w:rPr>
          <w:rFonts w:ascii="Segoe UI" w:hAnsi="Segoe UI" w:cs="Segoe UI"/>
          <w:color w:val="3A3A3A"/>
          <w:sz w:val="27"/>
          <w:szCs w:val="27"/>
        </w:rPr>
        <w:t>.</w:t>
      </w:r>
      <w:proofErr w:type="gramEnd"/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அனைவருக்கும்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நன்றி</w:t>
      </w:r>
      <w:r>
        <w:rPr>
          <w:rFonts w:ascii="Segoe UI" w:hAnsi="Segoe UI" w:cs="Segoe UI"/>
          <w:color w:val="3A3A3A"/>
          <w:sz w:val="27"/>
          <w:szCs w:val="27"/>
        </w:rPr>
        <w:t>!</w:t>
      </w:r>
    </w:p>
    <w:p w:rsidR="00615E38" w:rsidRDefault="00615E38" w:rsidP="00AD67A9">
      <w:pPr>
        <w:rPr>
          <w:rFonts w:ascii="Bamini" w:hAnsi="Bamini"/>
          <w:sz w:val="24"/>
          <w:szCs w:val="24"/>
          <w:lang w:val="en-IN"/>
        </w:rPr>
      </w:pPr>
      <w:r>
        <w:rPr>
          <w:rFonts w:ascii="Bamini" w:hAnsi="Bamini"/>
          <w:sz w:val="24"/>
          <w:szCs w:val="24"/>
          <w:lang w:val="en-IN"/>
        </w:rPr>
        <w:t>(</w:t>
      </w:r>
      <w:proofErr w:type="gramStart"/>
      <w:r>
        <w:rPr>
          <w:rFonts w:ascii="Bamini" w:hAnsi="Bamini"/>
          <w:sz w:val="24"/>
          <w:szCs w:val="24"/>
          <w:lang w:val="en-IN"/>
        </w:rPr>
        <w:t>my;</w:t>
      </w:r>
      <w:proofErr w:type="gramEnd"/>
      <w:r>
        <w:rPr>
          <w:rFonts w:ascii="Bamini" w:hAnsi="Bamini"/>
          <w:sz w:val="24"/>
          <w:szCs w:val="24"/>
          <w:lang w:val="en-IN"/>
        </w:rPr>
        <w:t>yJ )</w:t>
      </w:r>
    </w:p>
    <w:p w:rsidR="00615E38" w:rsidRDefault="009E14E4" w:rsidP="00AD67A9">
      <w:pPr>
        <w:rPr>
          <w:rFonts w:ascii="Bamini" w:hAnsi="Bamini"/>
          <w:sz w:val="24"/>
          <w:szCs w:val="24"/>
          <w:lang w:val="en-IN"/>
        </w:rPr>
      </w:pPr>
      <w:r>
        <w:rPr>
          <w:rFonts w:ascii="Bamini" w:hAnsi="Bamini"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align>center</wp:align>
            </wp:positionH>
            <wp:positionV relativeFrom="margin">
              <wp:posOffset>4714875</wp:posOffset>
            </wp:positionV>
            <wp:extent cx="7477125" cy="1866900"/>
            <wp:effectExtent l="19050" t="0" r="9525" b="0"/>
            <wp:wrapSquare wrapText="bothSides"/>
            <wp:docPr id="9" name="Picture 6" descr="Samacheer Kalvi 10th Tamil Guide Chapter 4.5 இலக்கணம் - பொது -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Samacheer Kalvi 10th Tamil Guide Chapter 4.5 இலக்கணம் - பொது - 6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77125" cy="1866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0643EA">
        <w:rPr>
          <w:rFonts w:ascii="Bamini" w:hAnsi="Bamini"/>
          <w:sz w:val="24"/>
          <w:szCs w:val="24"/>
          <w:lang w:val="en-IN"/>
        </w:rPr>
        <w:t xml:space="preserve">M) </w:t>
      </w:r>
      <w:r w:rsidR="00AE0783">
        <w:rPr>
          <w:rFonts w:ascii="Segoe UI" w:hAnsi="Segoe UI" w:cs="Segoe UI"/>
          <w:noProof/>
          <w:color w:val="3A3A3A"/>
          <w:sz w:val="27"/>
          <w:szCs w:val="27"/>
        </w:rPr>
        <w:lastRenderedPageBreak/>
        <w:drawing>
          <wp:inline distT="0" distB="0" distL="0" distR="0">
            <wp:extent cx="5943600" cy="1777873"/>
            <wp:effectExtent l="19050" t="0" r="0" b="0"/>
            <wp:docPr id="15" name="Picture 5" descr="Samacheer Kalvi 10th Tamil Guide Chapter 4.5 இலக்கணம் - பொது -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Samacheer Kalvi 10th Tamil Guide Chapter 4.5 இலக்கணம் - பொது - 5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778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D67A9" w:rsidRDefault="00AD67A9" w:rsidP="00A5586B">
      <w:pPr>
        <w:pStyle w:val="NormalWeb"/>
        <w:shd w:val="clear" w:color="auto" w:fill="FFFFFF"/>
        <w:spacing w:before="0" w:beforeAutospacing="0" w:after="384" w:afterAutospacing="0"/>
        <w:textAlignment w:val="baseline"/>
        <w:rPr>
          <w:rFonts w:ascii="Bamini" w:hAnsi="Bamini"/>
          <w:b/>
          <w:lang w:val="en-IN"/>
        </w:rPr>
      </w:pPr>
    </w:p>
    <w:p w:rsidR="00AD67A9" w:rsidRDefault="00AD67A9" w:rsidP="00AD67A9">
      <w:pPr>
        <w:jc w:val="center"/>
        <w:rPr>
          <w:rFonts w:ascii="Bamini" w:hAnsi="Bamini"/>
          <w:b/>
          <w:sz w:val="24"/>
          <w:szCs w:val="24"/>
          <w:lang w:val="en-IN"/>
        </w:rPr>
      </w:pPr>
    </w:p>
    <w:p w:rsidR="009E14E4" w:rsidRDefault="009E14E4" w:rsidP="00AD67A9">
      <w:pPr>
        <w:jc w:val="center"/>
        <w:rPr>
          <w:rFonts w:ascii="Bamini" w:hAnsi="Bamini"/>
          <w:b/>
          <w:sz w:val="24"/>
          <w:szCs w:val="24"/>
          <w:lang w:val="en-IN"/>
        </w:rPr>
      </w:pPr>
    </w:p>
    <w:p w:rsidR="009E14E4" w:rsidRDefault="009E14E4" w:rsidP="00AD67A9">
      <w:pPr>
        <w:jc w:val="center"/>
        <w:rPr>
          <w:rFonts w:ascii="Bamini" w:hAnsi="Bamini"/>
          <w:b/>
          <w:sz w:val="24"/>
          <w:szCs w:val="24"/>
          <w:lang w:val="en-IN"/>
        </w:rPr>
      </w:pPr>
    </w:p>
    <w:p w:rsidR="009E14E4" w:rsidRDefault="009E14E4" w:rsidP="00AD67A9">
      <w:pPr>
        <w:jc w:val="center"/>
        <w:rPr>
          <w:rFonts w:ascii="Bamini" w:hAnsi="Bamini"/>
          <w:b/>
          <w:sz w:val="24"/>
          <w:szCs w:val="24"/>
          <w:lang w:val="en-IN"/>
        </w:rPr>
      </w:pPr>
    </w:p>
    <w:p w:rsidR="009E14E4" w:rsidRDefault="009E14E4" w:rsidP="00AD67A9">
      <w:pPr>
        <w:jc w:val="center"/>
        <w:rPr>
          <w:rFonts w:ascii="Bamini" w:hAnsi="Bamini"/>
          <w:b/>
          <w:sz w:val="24"/>
          <w:szCs w:val="24"/>
          <w:lang w:val="en-IN"/>
        </w:rPr>
      </w:pPr>
    </w:p>
    <w:p w:rsidR="00AD67A9" w:rsidRPr="009B3FF7" w:rsidRDefault="00AD67A9" w:rsidP="00AD67A9">
      <w:pPr>
        <w:jc w:val="center"/>
        <w:rPr>
          <w:rFonts w:ascii="Bamini" w:hAnsi="Bamini"/>
          <w:b/>
          <w:sz w:val="24"/>
          <w:szCs w:val="24"/>
          <w:lang w:val="en-IN"/>
        </w:rPr>
      </w:pPr>
      <w:proofErr w:type="gramStart"/>
      <w:r w:rsidRPr="009B3FF7">
        <w:rPr>
          <w:rFonts w:ascii="Bamini" w:hAnsi="Bamini"/>
          <w:b/>
          <w:sz w:val="24"/>
          <w:szCs w:val="24"/>
          <w:lang w:val="en-IN"/>
        </w:rPr>
        <w:t>gFjp</w:t>
      </w:r>
      <w:proofErr w:type="gramEnd"/>
      <w:r w:rsidRPr="009B3FF7">
        <w:rPr>
          <w:rFonts w:ascii="Bamini" w:hAnsi="Bamini"/>
          <w:b/>
          <w:sz w:val="24"/>
          <w:szCs w:val="24"/>
          <w:lang w:val="en-IN"/>
        </w:rPr>
        <w:t xml:space="preserve"> </w:t>
      </w:r>
      <w:r w:rsidRPr="009B3FF7">
        <w:rPr>
          <w:rFonts w:ascii="Arial" w:hAnsi="Arial" w:cs="Arial"/>
          <w:b/>
          <w:sz w:val="24"/>
          <w:szCs w:val="24"/>
          <w:lang w:val="en-IN"/>
        </w:rPr>
        <w:t>–</w:t>
      </w:r>
      <w:r w:rsidRPr="009B3FF7">
        <w:rPr>
          <w:rFonts w:ascii="Bamini" w:hAnsi="Bamini"/>
          <w:b/>
          <w:sz w:val="24"/>
          <w:szCs w:val="24"/>
          <w:lang w:val="en-IN"/>
        </w:rPr>
        <w:t xml:space="preserve"> 5</w:t>
      </w:r>
    </w:p>
    <w:p w:rsidR="00AD67A9" w:rsidRPr="009B3FF7" w:rsidRDefault="00AD67A9" w:rsidP="00AD67A9">
      <w:pPr>
        <w:rPr>
          <w:rFonts w:ascii="Bamini" w:hAnsi="Bamini"/>
          <w:b/>
          <w:sz w:val="24"/>
          <w:szCs w:val="24"/>
          <w:lang w:val="en-IN"/>
        </w:rPr>
      </w:pPr>
      <w:proofErr w:type="gramStart"/>
      <w:r w:rsidRPr="009B3FF7">
        <w:rPr>
          <w:rFonts w:ascii="Bamini" w:hAnsi="Bamini"/>
          <w:b/>
          <w:sz w:val="24"/>
          <w:szCs w:val="24"/>
          <w:lang w:val="en-IN"/>
        </w:rPr>
        <w:t>midj;</w:t>
      </w:r>
      <w:proofErr w:type="gramEnd"/>
      <w:r w:rsidRPr="009B3FF7">
        <w:rPr>
          <w:rFonts w:ascii="Bamini" w:hAnsi="Bamini"/>
          <w:b/>
          <w:sz w:val="24"/>
          <w:szCs w:val="24"/>
          <w:lang w:val="en-IN"/>
        </w:rPr>
        <w:t xml:space="preserve">J tpdhf;fSf;Fk; tpilasp </w:t>
      </w:r>
      <w:r>
        <w:rPr>
          <w:rFonts w:ascii="Bamini" w:hAnsi="Bamini"/>
          <w:b/>
          <w:sz w:val="24"/>
          <w:szCs w:val="24"/>
          <w:lang w:val="en-IN"/>
        </w:rPr>
        <w:tab/>
      </w:r>
      <w:r>
        <w:rPr>
          <w:rFonts w:ascii="Bamini" w:hAnsi="Bamini"/>
          <w:b/>
          <w:sz w:val="24"/>
          <w:szCs w:val="24"/>
          <w:lang w:val="en-IN"/>
        </w:rPr>
        <w:tab/>
      </w:r>
      <w:r>
        <w:rPr>
          <w:rFonts w:ascii="Bamini" w:hAnsi="Bamini"/>
          <w:b/>
          <w:sz w:val="24"/>
          <w:szCs w:val="24"/>
          <w:lang w:val="en-IN"/>
        </w:rPr>
        <w:tab/>
      </w:r>
      <w:r>
        <w:rPr>
          <w:rFonts w:ascii="Bamini" w:hAnsi="Bamini"/>
          <w:b/>
          <w:sz w:val="24"/>
          <w:szCs w:val="24"/>
          <w:lang w:val="en-IN"/>
        </w:rPr>
        <w:tab/>
      </w:r>
      <w:r>
        <w:rPr>
          <w:rFonts w:ascii="Bamini" w:hAnsi="Bamini"/>
          <w:b/>
          <w:sz w:val="24"/>
          <w:szCs w:val="24"/>
          <w:lang w:val="en-IN"/>
        </w:rPr>
        <w:tab/>
        <w:t>3</w:t>
      </w:r>
      <w:r w:rsidRPr="000A0655">
        <w:rPr>
          <w:rFonts w:ascii="Bamini" w:hAnsi="Bamini"/>
          <w:b/>
          <w:sz w:val="24"/>
          <w:szCs w:val="24"/>
          <w:lang w:val="en-IN"/>
        </w:rPr>
        <w:t xml:space="preserve"> </w:t>
      </w:r>
      <w:r w:rsidRPr="000A0655">
        <w:rPr>
          <w:b/>
          <w:sz w:val="24"/>
          <w:szCs w:val="24"/>
          <w:lang w:val="en-IN"/>
        </w:rPr>
        <w:t>X</w:t>
      </w:r>
      <w:r>
        <w:rPr>
          <w:b/>
          <w:sz w:val="24"/>
          <w:szCs w:val="24"/>
          <w:lang w:val="en-IN"/>
        </w:rPr>
        <w:t xml:space="preserve"> 8</w:t>
      </w:r>
      <w:r w:rsidRPr="000A0655">
        <w:rPr>
          <w:b/>
          <w:sz w:val="24"/>
          <w:szCs w:val="24"/>
          <w:lang w:val="en-IN"/>
        </w:rPr>
        <w:t xml:space="preserve"> =</w:t>
      </w:r>
      <w:r w:rsidRPr="000A0655">
        <w:rPr>
          <w:rFonts w:ascii="Bamini" w:hAnsi="Bamini"/>
          <w:b/>
          <w:sz w:val="24"/>
          <w:szCs w:val="24"/>
          <w:lang w:val="en-IN"/>
        </w:rPr>
        <w:t xml:space="preserve"> </w:t>
      </w:r>
      <w:r>
        <w:rPr>
          <w:rFonts w:ascii="Bamini" w:hAnsi="Bamini"/>
          <w:b/>
          <w:sz w:val="24"/>
          <w:szCs w:val="24"/>
          <w:lang w:val="en-IN"/>
        </w:rPr>
        <w:t>24</w:t>
      </w:r>
      <w:r w:rsidRPr="000A0655">
        <w:rPr>
          <w:rFonts w:ascii="Bamini" w:hAnsi="Bamini"/>
          <w:b/>
          <w:sz w:val="24"/>
          <w:szCs w:val="24"/>
          <w:lang w:val="en-IN"/>
        </w:rPr>
        <w:tab/>
      </w:r>
    </w:p>
    <w:p w:rsidR="000643EA" w:rsidRDefault="00AD67A9" w:rsidP="000643EA">
      <w:pPr>
        <w:pStyle w:val="NormalWeb"/>
        <w:shd w:val="clear" w:color="auto" w:fill="FFFFFF"/>
        <w:spacing w:before="0" w:beforeAutospacing="0" w:after="384" w:afterAutospacing="0"/>
        <w:textAlignment w:val="baseline"/>
        <w:rPr>
          <w:rFonts w:ascii="Segoe UI" w:hAnsi="Segoe UI" w:cs="Segoe UI"/>
          <w:color w:val="3A3A3A"/>
          <w:sz w:val="27"/>
          <w:szCs w:val="27"/>
        </w:rPr>
      </w:pPr>
      <w:r>
        <w:rPr>
          <w:rFonts w:ascii="Bamini" w:hAnsi="Bamini"/>
          <w:lang w:val="en-IN"/>
        </w:rPr>
        <w:t>43. m)</w:t>
      </w:r>
      <w:r w:rsidR="009B0188">
        <w:rPr>
          <w:rFonts w:ascii="Bamini" w:hAnsi="Bamini"/>
          <w:lang w:val="en-IN"/>
        </w:rPr>
        <w:t xml:space="preserve"> </w:t>
      </w:r>
      <w:r w:rsidR="000643EA">
        <w:rPr>
          <w:rFonts w:ascii="Segoe UI" w:hAnsi="Segoe UI" w:cs="Segoe UI"/>
          <w:color w:val="3A3A3A"/>
          <w:sz w:val="27"/>
          <w:szCs w:val="27"/>
        </w:rPr>
        <w:br/>
      </w:r>
      <w:r w:rsidR="000643EA">
        <w:rPr>
          <w:rFonts w:ascii="Latha" w:hAnsi="Latha" w:cs="Latha"/>
          <w:color w:val="3A3A3A"/>
          <w:sz w:val="27"/>
          <w:szCs w:val="27"/>
        </w:rPr>
        <w:t>முன்னுர</w:t>
      </w:r>
      <w:proofErr w:type="gramStart"/>
      <w:r w:rsidR="000643EA">
        <w:rPr>
          <w:rFonts w:ascii="Latha" w:hAnsi="Latha" w:cs="Latha"/>
          <w:color w:val="3A3A3A"/>
          <w:sz w:val="27"/>
          <w:szCs w:val="27"/>
        </w:rPr>
        <w:t>ை</w:t>
      </w:r>
      <w:r w:rsidR="000643EA">
        <w:rPr>
          <w:rFonts w:ascii="Segoe UI" w:hAnsi="Segoe UI" w:cs="Segoe UI"/>
          <w:color w:val="3A3A3A"/>
          <w:sz w:val="27"/>
          <w:szCs w:val="27"/>
        </w:rPr>
        <w:t xml:space="preserve"> :</w:t>
      </w:r>
      <w:proofErr w:type="gramEnd"/>
      <w:r w:rsidR="000643EA">
        <w:rPr>
          <w:rFonts w:ascii="Segoe UI" w:hAnsi="Segoe UI" w:cs="Segoe UI"/>
          <w:color w:val="3A3A3A"/>
          <w:sz w:val="27"/>
          <w:szCs w:val="27"/>
        </w:rPr>
        <w:br/>
      </w:r>
      <w:r w:rsidR="000643EA">
        <w:rPr>
          <w:rFonts w:ascii="Segoe UI" w:hAnsi="Segoe UI" w:cs="Segoe UI"/>
          <w:color w:val="3A3A3A"/>
          <w:sz w:val="27"/>
          <w:szCs w:val="27"/>
        </w:rPr>
        <w:br/>
      </w:r>
      <w:r w:rsidR="000643EA">
        <w:rPr>
          <w:rFonts w:ascii="Latha" w:hAnsi="Latha" w:cs="Latha"/>
          <w:color w:val="3A3A3A"/>
          <w:sz w:val="27"/>
          <w:szCs w:val="27"/>
        </w:rPr>
        <w:t>என்ற</w:t>
      </w:r>
      <w:r w:rsidR="000643EA">
        <w:rPr>
          <w:rFonts w:ascii="Segoe UI" w:hAnsi="Segoe UI" w:cs="Segoe UI"/>
          <w:color w:val="3A3A3A"/>
          <w:sz w:val="27"/>
          <w:szCs w:val="27"/>
        </w:rPr>
        <w:t xml:space="preserve"> </w:t>
      </w:r>
      <w:r w:rsidR="000643EA">
        <w:rPr>
          <w:rFonts w:ascii="Latha" w:hAnsi="Latha" w:cs="Latha"/>
          <w:color w:val="3A3A3A"/>
          <w:sz w:val="27"/>
          <w:szCs w:val="27"/>
        </w:rPr>
        <w:t>குறட்பா</w:t>
      </w:r>
      <w:r w:rsidR="000643EA">
        <w:rPr>
          <w:rFonts w:ascii="Segoe UI" w:hAnsi="Segoe UI" w:cs="Segoe UI"/>
          <w:color w:val="3A3A3A"/>
          <w:sz w:val="27"/>
          <w:szCs w:val="27"/>
        </w:rPr>
        <w:t xml:space="preserve"> </w:t>
      </w:r>
      <w:r w:rsidR="000643EA">
        <w:rPr>
          <w:rFonts w:ascii="Latha" w:hAnsi="Latha" w:cs="Latha"/>
          <w:color w:val="3A3A3A"/>
          <w:sz w:val="27"/>
          <w:szCs w:val="27"/>
        </w:rPr>
        <w:t>வந்த</w:t>
      </w:r>
      <w:r w:rsidR="000643EA">
        <w:rPr>
          <w:rFonts w:ascii="Segoe UI" w:hAnsi="Segoe UI" w:cs="Segoe UI"/>
          <w:color w:val="3A3A3A"/>
          <w:sz w:val="27"/>
          <w:szCs w:val="27"/>
        </w:rPr>
        <w:t xml:space="preserve"> </w:t>
      </w:r>
      <w:r w:rsidR="000643EA">
        <w:rPr>
          <w:rFonts w:ascii="Latha" w:hAnsi="Latha" w:cs="Latha"/>
          <w:color w:val="3A3A3A"/>
          <w:sz w:val="27"/>
          <w:szCs w:val="27"/>
        </w:rPr>
        <w:t>விருந்தினரைப்</w:t>
      </w:r>
      <w:r w:rsidR="000643EA">
        <w:rPr>
          <w:rFonts w:ascii="Segoe UI" w:hAnsi="Segoe UI" w:cs="Segoe UI"/>
          <w:color w:val="3A3A3A"/>
          <w:sz w:val="27"/>
          <w:szCs w:val="27"/>
        </w:rPr>
        <w:t xml:space="preserve"> </w:t>
      </w:r>
      <w:r w:rsidR="000643EA">
        <w:rPr>
          <w:rFonts w:ascii="Latha" w:hAnsi="Latha" w:cs="Latha"/>
          <w:color w:val="3A3A3A"/>
          <w:sz w:val="27"/>
          <w:szCs w:val="27"/>
        </w:rPr>
        <w:t>பேணிப்</w:t>
      </w:r>
      <w:r w:rsidR="000643EA">
        <w:rPr>
          <w:rFonts w:ascii="Segoe UI" w:hAnsi="Segoe UI" w:cs="Segoe UI"/>
          <w:color w:val="3A3A3A"/>
          <w:sz w:val="27"/>
          <w:szCs w:val="27"/>
        </w:rPr>
        <w:t xml:space="preserve"> </w:t>
      </w:r>
      <w:r w:rsidR="000643EA">
        <w:rPr>
          <w:rFonts w:ascii="Latha" w:hAnsi="Latha" w:cs="Latha"/>
          <w:color w:val="3A3A3A"/>
          <w:sz w:val="27"/>
          <w:szCs w:val="27"/>
        </w:rPr>
        <w:t>போற்றி</w:t>
      </w:r>
      <w:r w:rsidR="000643EA">
        <w:rPr>
          <w:rFonts w:ascii="Segoe UI" w:hAnsi="Segoe UI" w:cs="Segoe UI"/>
          <w:color w:val="3A3A3A"/>
          <w:sz w:val="27"/>
          <w:szCs w:val="27"/>
        </w:rPr>
        <w:t xml:space="preserve">, </w:t>
      </w:r>
      <w:r w:rsidR="000643EA">
        <w:rPr>
          <w:rFonts w:ascii="Latha" w:hAnsi="Latha" w:cs="Latha"/>
          <w:color w:val="3A3A3A"/>
          <w:sz w:val="27"/>
          <w:szCs w:val="27"/>
        </w:rPr>
        <w:t>இனி</w:t>
      </w:r>
      <w:r w:rsidR="000643EA">
        <w:rPr>
          <w:rFonts w:ascii="Segoe UI" w:hAnsi="Segoe UI" w:cs="Segoe UI"/>
          <w:color w:val="3A3A3A"/>
          <w:sz w:val="27"/>
          <w:szCs w:val="27"/>
        </w:rPr>
        <w:t xml:space="preserve"> </w:t>
      </w:r>
      <w:r w:rsidR="000643EA">
        <w:rPr>
          <w:rFonts w:ascii="Latha" w:hAnsi="Latha" w:cs="Latha"/>
          <w:color w:val="3A3A3A"/>
          <w:sz w:val="27"/>
          <w:szCs w:val="27"/>
        </w:rPr>
        <w:t>வரும்</w:t>
      </w:r>
      <w:r w:rsidR="000643EA">
        <w:rPr>
          <w:rFonts w:ascii="Segoe UI" w:hAnsi="Segoe UI" w:cs="Segoe UI"/>
          <w:color w:val="3A3A3A"/>
          <w:sz w:val="27"/>
          <w:szCs w:val="27"/>
        </w:rPr>
        <w:t xml:space="preserve"> </w:t>
      </w:r>
      <w:r w:rsidR="000643EA">
        <w:rPr>
          <w:rFonts w:ascii="Latha" w:hAnsi="Latha" w:cs="Latha"/>
          <w:color w:val="3A3A3A"/>
          <w:sz w:val="27"/>
          <w:szCs w:val="27"/>
        </w:rPr>
        <w:t>விருந்தினரை</w:t>
      </w:r>
      <w:r w:rsidR="000643EA">
        <w:rPr>
          <w:rFonts w:ascii="Segoe UI" w:hAnsi="Segoe UI" w:cs="Segoe UI"/>
          <w:color w:val="3A3A3A"/>
          <w:sz w:val="27"/>
          <w:szCs w:val="27"/>
        </w:rPr>
        <w:t xml:space="preserve"> </w:t>
      </w:r>
      <w:r w:rsidR="000643EA">
        <w:rPr>
          <w:rFonts w:ascii="Latha" w:hAnsi="Latha" w:cs="Latha"/>
          <w:color w:val="3A3A3A"/>
          <w:sz w:val="27"/>
          <w:szCs w:val="27"/>
        </w:rPr>
        <w:t>எதிர்பார்த்து</w:t>
      </w:r>
      <w:r w:rsidR="000643EA">
        <w:rPr>
          <w:rFonts w:ascii="Segoe UI" w:hAnsi="Segoe UI" w:cs="Segoe UI"/>
          <w:color w:val="3A3A3A"/>
          <w:sz w:val="27"/>
          <w:szCs w:val="27"/>
        </w:rPr>
        <w:t xml:space="preserve"> </w:t>
      </w:r>
      <w:r w:rsidR="000643EA">
        <w:rPr>
          <w:rFonts w:ascii="Latha" w:hAnsi="Latha" w:cs="Latha"/>
          <w:color w:val="3A3A3A"/>
          <w:sz w:val="27"/>
          <w:szCs w:val="27"/>
        </w:rPr>
        <w:t>இருப்பவனை</w:t>
      </w:r>
      <w:r w:rsidR="000643EA">
        <w:rPr>
          <w:rFonts w:ascii="Segoe UI" w:hAnsi="Segoe UI" w:cs="Segoe UI"/>
          <w:color w:val="3A3A3A"/>
          <w:sz w:val="27"/>
          <w:szCs w:val="27"/>
        </w:rPr>
        <w:t xml:space="preserve"> </w:t>
      </w:r>
      <w:r w:rsidR="000643EA">
        <w:rPr>
          <w:rFonts w:ascii="Latha" w:hAnsi="Latha" w:cs="Latha"/>
          <w:color w:val="3A3A3A"/>
          <w:sz w:val="27"/>
          <w:szCs w:val="27"/>
        </w:rPr>
        <w:t>வானவர்கள்</w:t>
      </w:r>
      <w:r w:rsidR="000643EA">
        <w:rPr>
          <w:rFonts w:ascii="Segoe UI" w:hAnsi="Segoe UI" w:cs="Segoe UI"/>
          <w:color w:val="3A3A3A"/>
          <w:sz w:val="27"/>
          <w:szCs w:val="27"/>
        </w:rPr>
        <w:t xml:space="preserve"> </w:t>
      </w:r>
      <w:r w:rsidR="000643EA">
        <w:rPr>
          <w:rFonts w:ascii="Latha" w:hAnsi="Latha" w:cs="Latha"/>
          <w:color w:val="3A3A3A"/>
          <w:sz w:val="27"/>
          <w:szCs w:val="27"/>
        </w:rPr>
        <w:t>போற்றும்</w:t>
      </w:r>
      <w:r w:rsidR="000643EA">
        <w:rPr>
          <w:rFonts w:ascii="Segoe UI" w:hAnsi="Segoe UI" w:cs="Segoe UI"/>
          <w:color w:val="3A3A3A"/>
          <w:sz w:val="27"/>
          <w:szCs w:val="27"/>
        </w:rPr>
        <w:t xml:space="preserve"> </w:t>
      </w:r>
      <w:r w:rsidR="000643EA">
        <w:rPr>
          <w:rFonts w:ascii="Latha" w:hAnsi="Latha" w:cs="Latha"/>
          <w:color w:val="3A3A3A"/>
          <w:sz w:val="27"/>
          <w:szCs w:val="27"/>
        </w:rPr>
        <w:t>சிறப்பு</w:t>
      </w:r>
      <w:r w:rsidR="000643EA">
        <w:rPr>
          <w:rFonts w:ascii="Segoe UI" w:hAnsi="Segoe UI" w:cs="Segoe UI"/>
          <w:color w:val="3A3A3A"/>
          <w:sz w:val="27"/>
          <w:szCs w:val="27"/>
        </w:rPr>
        <w:t xml:space="preserve"> </w:t>
      </w:r>
      <w:r w:rsidR="000643EA">
        <w:rPr>
          <w:rFonts w:ascii="Latha" w:hAnsi="Latha" w:cs="Latha"/>
          <w:color w:val="3A3A3A"/>
          <w:sz w:val="27"/>
          <w:szCs w:val="27"/>
        </w:rPr>
        <w:t>விருந்தினனாவான்</w:t>
      </w:r>
      <w:r w:rsidR="000643EA">
        <w:rPr>
          <w:rFonts w:ascii="Segoe UI" w:hAnsi="Segoe UI" w:cs="Segoe UI"/>
          <w:color w:val="3A3A3A"/>
          <w:sz w:val="27"/>
          <w:szCs w:val="27"/>
        </w:rPr>
        <w:t xml:space="preserve"> </w:t>
      </w:r>
      <w:r w:rsidR="000643EA">
        <w:rPr>
          <w:rFonts w:ascii="Latha" w:hAnsi="Latha" w:cs="Latha"/>
          <w:color w:val="3A3A3A"/>
          <w:sz w:val="27"/>
          <w:szCs w:val="27"/>
        </w:rPr>
        <w:t>என்கின்றது</w:t>
      </w:r>
      <w:r w:rsidR="000643EA">
        <w:rPr>
          <w:rFonts w:ascii="Segoe UI" w:hAnsi="Segoe UI" w:cs="Segoe UI"/>
          <w:color w:val="3A3A3A"/>
          <w:sz w:val="27"/>
          <w:szCs w:val="27"/>
        </w:rPr>
        <w:t xml:space="preserve">. </w:t>
      </w:r>
      <w:proofErr w:type="gramStart"/>
      <w:r w:rsidR="000643EA">
        <w:rPr>
          <w:rFonts w:ascii="Latha" w:hAnsi="Latha" w:cs="Latha"/>
          <w:color w:val="3A3A3A"/>
          <w:sz w:val="27"/>
          <w:szCs w:val="27"/>
        </w:rPr>
        <w:t>வந்த</w:t>
      </w:r>
      <w:r w:rsidR="000643EA">
        <w:rPr>
          <w:rFonts w:ascii="Segoe UI" w:hAnsi="Segoe UI" w:cs="Segoe UI"/>
          <w:color w:val="3A3A3A"/>
          <w:sz w:val="27"/>
          <w:szCs w:val="27"/>
        </w:rPr>
        <w:t xml:space="preserve"> </w:t>
      </w:r>
      <w:r w:rsidR="000643EA">
        <w:rPr>
          <w:rFonts w:ascii="Latha" w:hAnsi="Latha" w:cs="Latha"/>
          <w:color w:val="3A3A3A"/>
          <w:sz w:val="27"/>
          <w:szCs w:val="27"/>
        </w:rPr>
        <w:t>விருந்தையும்</w:t>
      </w:r>
      <w:r w:rsidR="000643EA">
        <w:rPr>
          <w:rFonts w:ascii="Segoe UI" w:hAnsi="Segoe UI" w:cs="Segoe UI"/>
          <w:color w:val="3A3A3A"/>
          <w:sz w:val="27"/>
          <w:szCs w:val="27"/>
        </w:rPr>
        <w:t xml:space="preserve"> </w:t>
      </w:r>
      <w:r w:rsidR="000643EA">
        <w:rPr>
          <w:rFonts w:ascii="Latha" w:hAnsi="Latha" w:cs="Latha"/>
          <w:color w:val="3A3A3A"/>
          <w:sz w:val="27"/>
          <w:szCs w:val="27"/>
        </w:rPr>
        <w:t>வரும்</w:t>
      </w:r>
      <w:r w:rsidR="000643EA">
        <w:rPr>
          <w:rFonts w:ascii="Segoe UI" w:hAnsi="Segoe UI" w:cs="Segoe UI"/>
          <w:color w:val="3A3A3A"/>
          <w:sz w:val="27"/>
          <w:szCs w:val="27"/>
        </w:rPr>
        <w:t xml:space="preserve"> </w:t>
      </w:r>
      <w:r w:rsidR="000643EA">
        <w:rPr>
          <w:rFonts w:ascii="Latha" w:hAnsi="Latha" w:cs="Latha"/>
          <w:color w:val="3A3A3A"/>
          <w:sz w:val="27"/>
          <w:szCs w:val="27"/>
        </w:rPr>
        <w:t>விருந்தையும்</w:t>
      </w:r>
      <w:r w:rsidR="000643EA">
        <w:rPr>
          <w:rFonts w:ascii="Segoe UI" w:hAnsi="Segoe UI" w:cs="Segoe UI"/>
          <w:color w:val="3A3A3A"/>
          <w:sz w:val="27"/>
          <w:szCs w:val="27"/>
        </w:rPr>
        <w:t xml:space="preserve"> </w:t>
      </w:r>
      <w:r w:rsidR="000643EA">
        <w:rPr>
          <w:rFonts w:ascii="Latha" w:hAnsi="Latha" w:cs="Latha"/>
          <w:color w:val="3A3A3A"/>
          <w:sz w:val="27"/>
          <w:szCs w:val="27"/>
        </w:rPr>
        <w:t>சிறப்புடன்</w:t>
      </w:r>
      <w:r w:rsidR="000643EA">
        <w:rPr>
          <w:rFonts w:ascii="Segoe UI" w:hAnsi="Segoe UI" w:cs="Segoe UI"/>
          <w:color w:val="3A3A3A"/>
          <w:sz w:val="27"/>
          <w:szCs w:val="27"/>
        </w:rPr>
        <w:t xml:space="preserve"> </w:t>
      </w:r>
      <w:r w:rsidR="000643EA">
        <w:rPr>
          <w:rFonts w:ascii="Latha" w:hAnsi="Latha" w:cs="Latha"/>
          <w:color w:val="3A3A3A"/>
          <w:sz w:val="27"/>
          <w:szCs w:val="27"/>
        </w:rPr>
        <w:t>செய்வது</w:t>
      </w:r>
      <w:r w:rsidR="000643EA">
        <w:rPr>
          <w:rFonts w:ascii="Segoe UI" w:hAnsi="Segoe UI" w:cs="Segoe UI"/>
          <w:color w:val="3A3A3A"/>
          <w:sz w:val="27"/>
          <w:szCs w:val="27"/>
        </w:rPr>
        <w:t xml:space="preserve"> </w:t>
      </w:r>
      <w:r w:rsidR="000643EA">
        <w:rPr>
          <w:rFonts w:ascii="Latha" w:hAnsi="Latha" w:cs="Latha"/>
          <w:color w:val="3A3A3A"/>
          <w:sz w:val="27"/>
          <w:szCs w:val="27"/>
        </w:rPr>
        <w:t>இல்லத்தார்</w:t>
      </w:r>
      <w:r w:rsidR="000643EA">
        <w:rPr>
          <w:rFonts w:ascii="Segoe UI" w:hAnsi="Segoe UI" w:cs="Segoe UI"/>
          <w:color w:val="3A3A3A"/>
          <w:sz w:val="27"/>
          <w:szCs w:val="27"/>
        </w:rPr>
        <w:t xml:space="preserve"> </w:t>
      </w:r>
      <w:r w:rsidR="000643EA">
        <w:rPr>
          <w:rFonts w:ascii="Latha" w:hAnsi="Latha" w:cs="Latha"/>
          <w:color w:val="3A3A3A"/>
          <w:sz w:val="27"/>
          <w:szCs w:val="27"/>
        </w:rPr>
        <w:t>கடமையாகும்</w:t>
      </w:r>
      <w:r w:rsidR="000643EA">
        <w:rPr>
          <w:rFonts w:ascii="Segoe UI" w:hAnsi="Segoe UI" w:cs="Segoe UI"/>
          <w:color w:val="3A3A3A"/>
          <w:sz w:val="27"/>
          <w:szCs w:val="27"/>
        </w:rPr>
        <w:t>.</w:t>
      </w:r>
      <w:proofErr w:type="gramEnd"/>
    </w:p>
    <w:p w:rsidR="000643EA" w:rsidRDefault="000643EA" w:rsidP="000643EA">
      <w:pPr>
        <w:pStyle w:val="NormalWeb"/>
        <w:shd w:val="clear" w:color="auto" w:fill="FFFFFF"/>
        <w:spacing w:before="0" w:beforeAutospacing="0" w:after="384" w:afterAutospacing="0"/>
        <w:textAlignment w:val="baseline"/>
        <w:rPr>
          <w:rFonts w:ascii="Segoe UI" w:hAnsi="Segoe UI" w:cs="Segoe UI"/>
          <w:color w:val="3A3A3A"/>
          <w:sz w:val="27"/>
          <w:szCs w:val="27"/>
        </w:rPr>
      </w:pPr>
      <w:r>
        <w:rPr>
          <w:rFonts w:ascii="Latha" w:hAnsi="Latha" w:cs="Latha"/>
          <w:color w:val="3A3A3A"/>
          <w:sz w:val="27"/>
          <w:szCs w:val="27"/>
        </w:rPr>
        <w:t>இனிது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வரவேற்றல</w:t>
      </w:r>
      <w:proofErr w:type="gramStart"/>
      <w:r>
        <w:rPr>
          <w:rFonts w:ascii="Latha" w:hAnsi="Latha" w:cs="Latha"/>
          <w:color w:val="3A3A3A"/>
          <w:sz w:val="27"/>
          <w:szCs w:val="27"/>
        </w:rPr>
        <w:t>்</w:t>
      </w:r>
      <w:r>
        <w:rPr>
          <w:rFonts w:ascii="Segoe UI" w:hAnsi="Segoe UI" w:cs="Segoe UI"/>
          <w:color w:val="3A3A3A"/>
          <w:sz w:val="27"/>
          <w:szCs w:val="27"/>
        </w:rPr>
        <w:t xml:space="preserve"> :</w:t>
      </w:r>
      <w:proofErr w:type="gramEnd"/>
      <w:r>
        <w:rPr>
          <w:rFonts w:ascii="Segoe UI" w:hAnsi="Segoe UI" w:cs="Segoe UI"/>
          <w:color w:val="3A3A3A"/>
          <w:sz w:val="27"/>
          <w:szCs w:val="27"/>
        </w:rPr>
        <w:br/>
      </w:r>
      <w:r>
        <w:rPr>
          <w:rFonts w:ascii="Latha" w:hAnsi="Latha" w:cs="Latha"/>
          <w:color w:val="3A3A3A"/>
          <w:sz w:val="27"/>
          <w:szCs w:val="27"/>
        </w:rPr>
        <w:t>வீட்டிற்குவந்த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உறவினர்களிடம்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வாருங்கள்</w:t>
      </w:r>
      <w:r>
        <w:rPr>
          <w:rFonts w:ascii="Segoe UI" w:hAnsi="Segoe UI" w:cs="Segoe UI"/>
          <w:color w:val="3A3A3A"/>
          <w:sz w:val="27"/>
          <w:szCs w:val="27"/>
        </w:rPr>
        <w:t xml:space="preserve">, </w:t>
      </w:r>
      <w:r>
        <w:rPr>
          <w:rFonts w:ascii="Latha" w:hAnsi="Latha" w:cs="Latha"/>
          <w:color w:val="3A3A3A"/>
          <w:sz w:val="27"/>
          <w:szCs w:val="27"/>
        </w:rPr>
        <w:t>அமருங்கள்</w:t>
      </w:r>
      <w:r>
        <w:rPr>
          <w:rFonts w:ascii="Segoe UI" w:hAnsi="Segoe UI" w:cs="Segoe UI"/>
          <w:color w:val="3A3A3A"/>
          <w:sz w:val="27"/>
          <w:szCs w:val="27"/>
        </w:rPr>
        <w:t xml:space="preserve">, </w:t>
      </w:r>
      <w:r>
        <w:rPr>
          <w:rFonts w:ascii="Latha" w:hAnsi="Latha" w:cs="Latha"/>
          <w:color w:val="3A3A3A"/>
          <w:sz w:val="27"/>
          <w:szCs w:val="27"/>
        </w:rPr>
        <w:t>நலமா</w:t>
      </w:r>
      <w:r>
        <w:rPr>
          <w:rFonts w:ascii="Segoe UI" w:hAnsi="Segoe UI" w:cs="Segoe UI"/>
          <w:color w:val="3A3A3A"/>
          <w:sz w:val="27"/>
          <w:szCs w:val="27"/>
        </w:rPr>
        <w:t xml:space="preserve">? </w:t>
      </w:r>
      <w:proofErr w:type="gramStart"/>
      <w:r>
        <w:rPr>
          <w:rFonts w:ascii="Latha" w:hAnsi="Latha" w:cs="Latha"/>
          <w:color w:val="3A3A3A"/>
          <w:sz w:val="27"/>
          <w:szCs w:val="27"/>
        </w:rPr>
        <w:t>நீர்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அருந்துங்கள்</w:t>
      </w:r>
      <w:r>
        <w:rPr>
          <w:rFonts w:ascii="Segoe UI" w:hAnsi="Segoe UI" w:cs="Segoe UI"/>
          <w:color w:val="3A3A3A"/>
          <w:sz w:val="27"/>
          <w:szCs w:val="27"/>
        </w:rPr>
        <w:t xml:space="preserve">, </w:t>
      </w:r>
      <w:r>
        <w:rPr>
          <w:rFonts w:ascii="Latha" w:hAnsi="Latha" w:cs="Latha"/>
          <w:color w:val="3A3A3A"/>
          <w:sz w:val="27"/>
          <w:szCs w:val="27"/>
        </w:rPr>
        <w:t>குடும்பத்தினர்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அனைவரும்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நலமா</w:t>
      </w:r>
      <w:r>
        <w:rPr>
          <w:rFonts w:ascii="Segoe UI" w:hAnsi="Segoe UI" w:cs="Segoe UI"/>
          <w:color w:val="3A3A3A"/>
          <w:sz w:val="27"/>
          <w:szCs w:val="27"/>
        </w:rPr>
        <w:t>?</w:t>
      </w:r>
      <w:proofErr w:type="gramEnd"/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proofErr w:type="gramStart"/>
      <w:r>
        <w:rPr>
          <w:rFonts w:ascii="Latha" w:hAnsi="Latha" w:cs="Latha"/>
          <w:color w:val="3A3A3A"/>
          <w:sz w:val="27"/>
          <w:szCs w:val="27"/>
        </w:rPr>
        <w:t>என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சில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வார்த்தைகளைக்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கூறி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முகமலர்ச்சியுடன்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விருந்தினரை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வரவேற்றேன்</w:t>
      </w:r>
      <w:r>
        <w:rPr>
          <w:rFonts w:ascii="Segoe UI" w:hAnsi="Segoe UI" w:cs="Segoe UI"/>
          <w:color w:val="3A3A3A"/>
          <w:sz w:val="27"/>
          <w:szCs w:val="27"/>
        </w:rPr>
        <w:t>.</w:t>
      </w:r>
      <w:proofErr w:type="gramEnd"/>
    </w:p>
    <w:p w:rsidR="000643EA" w:rsidRDefault="000643EA" w:rsidP="000643EA">
      <w:pPr>
        <w:pStyle w:val="NormalWeb"/>
        <w:shd w:val="clear" w:color="auto" w:fill="FFFFFF"/>
        <w:spacing w:before="0" w:beforeAutospacing="0" w:after="384" w:afterAutospacing="0"/>
        <w:textAlignment w:val="baseline"/>
        <w:rPr>
          <w:rFonts w:ascii="Segoe UI" w:hAnsi="Segoe UI" w:cs="Segoe UI"/>
          <w:color w:val="3A3A3A"/>
          <w:sz w:val="27"/>
          <w:szCs w:val="27"/>
        </w:rPr>
      </w:pPr>
      <w:r>
        <w:rPr>
          <w:rFonts w:ascii="Latha" w:hAnsi="Latha" w:cs="Latha"/>
          <w:color w:val="3A3A3A"/>
          <w:sz w:val="27"/>
          <w:szCs w:val="27"/>
        </w:rPr>
        <w:lastRenderedPageBreak/>
        <w:t>உணவு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உபசரிப்ப</w:t>
      </w:r>
      <w:proofErr w:type="gramStart"/>
      <w:r>
        <w:rPr>
          <w:rFonts w:ascii="Latha" w:hAnsi="Latha" w:cs="Latha"/>
          <w:color w:val="3A3A3A"/>
          <w:sz w:val="27"/>
          <w:szCs w:val="27"/>
        </w:rPr>
        <w:t>ு</w:t>
      </w:r>
      <w:r>
        <w:rPr>
          <w:rFonts w:ascii="Segoe UI" w:hAnsi="Segoe UI" w:cs="Segoe UI"/>
          <w:color w:val="3A3A3A"/>
          <w:sz w:val="27"/>
          <w:szCs w:val="27"/>
        </w:rPr>
        <w:t xml:space="preserve"> :</w:t>
      </w:r>
      <w:proofErr w:type="gramEnd"/>
    </w:p>
    <w:p w:rsidR="000643EA" w:rsidRDefault="000643EA" w:rsidP="000643EA">
      <w:pPr>
        <w:numPr>
          <w:ilvl w:val="0"/>
          <w:numId w:val="15"/>
        </w:numPr>
        <w:shd w:val="clear" w:color="auto" w:fill="FFFFFF"/>
        <w:spacing w:after="0" w:line="240" w:lineRule="auto"/>
        <w:textAlignment w:val="baseline"/>
        <w:rPr>
          <w:rFonts w:ascii="Segoe UI" w:hAnsi="Segoe UI" w:cs="Segoe UI"/>
          <w:color w:val="3A3A3A"/>
          <w:sz w:val="27"/>
          <w:szCs w:val="27"/>
        </w:rPr>
      </w:pPr>
      <w:r>
        <w:rPr>
          <w:rFonts w:ascii="Segoe UI" w:hAnsi="Segoe UI" w:cs="Segoe UI"/>
          <w:color w:val="3A3A3A"/>
          <w:sz w:val="27"/>
          <w:szCs w:val="27"/>
        </w:rPr>
        <w:t xml:space="preserve">• </w:t>
      </w:r>
      <w:r>
        <w:rPr>
          <w:rFonts w:ascii="Latha" w:hAnsi="Latha" w:cs="Latha"/>
          <w:color w:val="3A3A3A"/>
          <w:sz w:val="27"/>
          <w:szCs w:val="27"/>
        </w:rPr>
        <w:t>வீட்டிற்கு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வந்த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விருந்தினருக்கு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அவர்கள்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விரும்பும்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அறுசுவை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உணவைத்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தயார்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செய்து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அவரை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உணவு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உண்ண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வருமாறு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இன்முகத்துடன்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அழைத்து</w:t>
      </w:r>
      <w:r>
        <w:rPr>
          <w:rFonts w:ascii="Segoe UI" w:hAnsi="Segoe UI" w:cs="Segoe UI"/>
          <w:color w:val="3A3A3A"/>
          <w:sz w:val="27"/>
          <w:szCs w:val="27"/>
        </w:rPr>
        <w:t xml:space="preserve">, </w:t>
      </w:r>
      <w:r>
        <w:rPr>
          <w:rFonts w:ascii="Latha" w:hAnsi="Latha" w:cs="Latha"/>
          <w:color w:val="3A3A3A"/>
          <w:sz w:val="27"/>
          <w:szCs w:val="27"/>
        </w:rPr>
        <w:t>அமர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வைத்தேன்</w:t>
      </w:r>
      <w:r>
        <w:rPr>
          <w:rFonts w:ascii="Segoe UI" w:hAnsi="Segoe UI" w:cs="Segoe UI"/>
          <w:color w:val="3A3A3A"/>
          <w:sz w:val="27"/>
          <w:szCs w:val="27"/>
        </w:rPr>
        <w:t>.</w:t>
      </w:r>
    </w:p>
    <w:p w:rsidR="000643EA" w:rsidRDefault="000643EA" w:rsidP="000643EA">
      <w:pPr>
        <w:numPr>
          <w:ilvl w:val="0"/>
          <w:numId w:val="15"/>
        </w:numPr>
        <w:shd w:val="clear" w:color="auto" w:fill="FFFFFF"/>
        <w:spacing w:after="0" w:line="240" w:lineRule="auto"/>
        <w:textAlignment w:val="baseline"/>
        <w:rPr>
          <w:rFonts w:ascii="Segoe UI" w:hAnsi="Segoe UI" w:cs="Segoe UI"/>
          <w:color w:val="3A3A3A"/>
          <w:sz w:val="27"/>
          <w:szCs w:val="27"/>
        </w:rPr>
      </w:pPr>
      <w:r>
        <w:rPr>
          <w:rFonts w:ascii="Latha" w:hAnsi="Latha" w:cs="Latha"/>
          <w:color w:val="3A3A3A"/>
          <w:sz w:val="27"/>
          <w:szCs w:val="27"/>
        </w:rPr>
        <w:t>தலைவாழை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இலையில்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விருந்தினருக்கு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உணவளிப்பது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மரபு</w:t>
      </w:r>
      <w:r>
        <w:rPr>
          <w:rFonts w:ascii="Segoe UI" w:hAnsi="Segoe UI" w:cs="Segoe UI"/>
          <w:color w:val="3A3A3A"/>
          <w:sz w:val="27"/>
          <w:szCs w:val="27"/>
        </w:rPr>
        <w:t xml:space="preserve">. </w:t>
      </w:r>
      <w:r>
        <w:rPr>
          <w:rFonts w:ascii="Latha" w:hAnsi="Latha" w:cs="Latha"/>
          <w:color w:val="3A3A3A"/>
          <w:sz w:val="27"/>
          <w:szCs w:val="27"/>
        </w:rPr>
        <w:t>ஆகவே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தமிழ்ப்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பண்பாடு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மறையாதிருக்க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தலைவாழை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இலையில்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விருந்தினருக்கு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உணவிட்டேன்</w:t>
      </w:r>
      <w:r>
        <w:rPr>
          <w:rFonts w:ascii="Segoe UI" w:hAnsi="Segoe UI" w:cs="Segoe UI"/>
          <w:color w:val="3A3A3A"/>
          <w:sz w:val="27"/>
          <w:szCs w:val="27"/>
        </w:rPr>
        <w:t>.</w:t>
      </w:r>
    </w:p>
    <w:p w:rsidR="000643EA" w:rsidRDefault="000643EA" w:rsidP="000643EA">
      <w:pPr>
        <w:numPr>
          <w:ilvl w:val="0"/>
          <w:numId w:val="15"/>
        </w:numPr>
        <w:shd w:val="clear" w:color="auto" w:fill="FFFFFF"/>
        <w:spacing w:after="0" w:line="240" w:lineRule="auto"/>
        <w:textAlignment w:val="baseline"/>
        <w:rPr>
          <w:rFonts w:ascii="Segoe UI" w:hAnsi="Segoe UI" w:cs="Segoe UI"/>
          <w:color w:val="3A3A3A"/>
          <w:sz w:val="27"/>
          <w:szCs w:val="27"/>
        </w:rPr>
      </w:pPr>
      <w:r>
        <w:rPr>
          <w:rFonts w:ascii="Latha" w:hAnsi="Latha" w:cs="Latha"/>
          <w:color w:val="3A3A3A"/>
          <w:sz w:val="27"/>
          <w:szCs w:val="27"/>
        </w:rPr>
        <w:t>உண்பவரின்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இடப்பக்கம்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வாழை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இலையின்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குறுகலான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பகுதியும்</w:t>
      </w:r>
      <w:r>
        <w:rPr>
          <w:rFonts w:ascii="Segoe UI" w:hAnsi="Segoe UI" w:cs="Segoe UI"/>
          <w:color w:val="3A3A3A"/>
          <w:sz w:val="27"/>
          <w:szCs w:val="27"/>
        </w:rPr>
        <w:t xml:space="preserve">, </w:t>
      </w:r>
      <w:r>
        <w:rPr>
          <w:rFonts w:ascii="Latha" w:hAnsi="Latha" w:cs="Latha"/>
          <w:color w:val="3A3A3A"/>
          <w:sz w:val="27"/>
          <w:szCs w:val="27"/>
        </w:rPr>
        <w:t>வலப்பக்கம்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விரிந்த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பகுதியும்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வருமாறு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வாழையிலையை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விரித்தேன்</w:t>
      </w:r>
      <w:r>
        <w:rPr>
          <w:rFonts w:ascii="Segoe UI" w:hAnsi="Segoe UI" w:cs="Segoe UI"/>
          <w:color w:val="3A3A3A"/>
          <w:sz w:val="27"/>
          <w:szCs w:val="27"/>
        </w:rPr>
        <w:t>.</w:t>
      </w:r>
    </w:p>
    <w:p w:rsidR="000643EA" w:rsidRDefault="000643EA" w:rsidP="000643EA">
      <w:pPr>
        <w:numPr>
          <w:ilvl w:val="0"/>
          <w:numId w:val="15"/>
        </w:numPr>
        <w:shd w:val="clear" w:color="auto" w:fill="FFFFFF"/>
        <w:spacing w:after="0" w:line="240" w:lineRule="auto"/>
        <w:textAlignment w:val="baseline"/>
        <w:rPr>
          <w:rFonts w:ascii="Segoe UI" w:hAnsi="Segoe UI" w:cs="Segoe UI"/>
          <w:color w:val="3A3A3A"/>
          <w:sz w:val="27"/>
          <w:szCs w:val="27"/>
        </w:rPr>
      </w:pPr>
      <w:r>
        <w:rPr>
          <w:rFonts w:ascii="Latha" w:hAnsi="Latha" w:cs="Latha"/>
          <w:color w:val="3A3A3A"/>
          <w:sz w:val="27"/>
          <w:szCs w:val="27"/>
        </w:rPr>
        <w:t>வாழை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இலையின்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இடது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ஓரத்தில்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உப்பு</w:t>
      </w:r>
      <w:r>
        <w:rPr>
          <w:rFonts w:ascii="Segoe UI" w:hAnsi="Segoe UI" w:cs="Segoe UI"/>
          <w:color w:val="3A3A3A"/>
          <w:sz w:val="27"/>
          <w:szCs w:val="27"/>
        </w:rPr>
        <w:t xml:space="preserve">, </w:t>
      </w:r>
      <w:r>
        <w:rPr>
          <w:rFonts w:ascii="Latha" w:hAnsi="Latha" w:cs="Latha"/>
          <w:color w:val="3A3A3A"/>
          <w:sz w:val="27"/>
          <w:szCs w:val="27"/>
        </w:rPr>
        <w:t>ஊறுகாய்</w:t>
      </w:r>
      <w:r>
        <w:rPr>
          <w:rFonts w:ascii="Segoe UI" w:hAnsi="Segoe UI" w:cs="Segoe UI"/>
          <w:color w:val="3A3A3A"/>
          <w:sz w:val="27"/>
          <w:szCs w:val="27"/>
        </w:rPr>
        <w:t xml:space="preserve">, </w:t>
      </w:r>
      <w:r>
        <w:rPr>
          <w:rFonts w:ascii="Latha" w:hAnsi="Latha" w:cs="Latha"/>
          <w:color w:val="3A3A3A"/>
          <w:sz w:val="27"/>
          <w:szCs w:val="27"/>
        </w:rPr>
        <w:t>இனிப்பு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முதலான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அளவில்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சிறிய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உணவு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வகைகளை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வைத்தேன்</w:t>
      </w:r>
      <w:r>
        <w:rPr>
          <w:rFonts w:ascii="Segoe UI" w:hAnsi="Segoe UI" w:cs="Segoe UI"/>
          <w:color w:val="3A3A3A"/>
          <w:sz w:val="27"/>
          <w:szCs w:val="27"/>
        </w:rPr>
        <w:t>.</w:t>
      </w:r>
    </w:p>
    <w:p w:rsidR="000643EA" w:rsidRDefault="000643EA" w:rsidP="000643EA">
      <w:pPr>
        <w:numPr>
          <w:ilvl w:val="0"/>
          <w:numId w:val="15"/>
        </w:numPr>
        <w:shd w:val="clear" w:color="auto" w:fill="FFFFFF"/>
        <w:spacing w:after="0" w:line="240" w:lineRule="auto"/>
        <w:textAlignment w:val="baseline"/>
        <w:rPr>
          <w:rFonts w:ascii="Segoe UI" w:hAnsi="Segoe UI" w:cs="Segoe UI"/>
          <w:color w:val="3A3A3A"/>
          <w:sz w:val="27"/>
          <w:szCs w:val="27"/>
        </w:rPr>
      </w:pPr>
      <w:r>
        <w:rPr>
          <w:rFonts w:ascii="Latha" w:hAnsi="Latha" w:cs="Latha"/>
          <w:color w:val="3A3A3A"/>
          <w:sz w:val="27"/>
          <w:szCs w:val="27"/>
        </w:rPr>
        <w:t>வாழை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இலையின்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வலது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ஓரத்தில்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காய்கறி</w:t>
      </w:r>
      <w:r>
        <w:rPr>
          <w:rFonts w:ascii="Segoe UI" w:hAnsi="Segoe UI" w:cs="Segoe UI"/>
          <w:color w:val="3A3A3A"/>
          <w:sz w:val="27"/>
          <w:szCs w:val="27"/>
        </w:rPr>
        <w:t xml:space="preserve">, </w:t>
      </w:r>
      <w:r>
        <w:rPr>
          <w:rFonts w:ascii="Latha" w:hAnsi="Latha" w:cs="Latha"/>
          <w:color w:val="3A3A3A"/>
          <w:sz w:val="27"/>
          <w:szCs w:val="27"/>
        </w:rPr>
        <w:t>கீரை</w:t>
      </w:r>
      <w:r>
        <w:rPr>
          <w:rFonts w:ascii="Segoe UI" w:hAnsi="Segoe UI" w:cs="Segoe UI"/>
          <w:color w:val="3A3A3A"/>
          <w:sz w:val="27"/>
          <w:szCs w:val="27"/>
        </w:rPr>
        <w:t xml:space="preserve">, </w:t>
      </w:r>
      <w:r>
        <w:rPr>
          <w:rFonts w:ascii="Latha" w:hAnsi="Latha" w:cs="Latha"/>
          <w:color w:val="3A3A3A"/>
          <w:sz w:val="27"/>
          <w:szCs w:val="27"/>
        </w:rPr>
        <w:t>கூட்டு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முதலான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அளவில்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பெரிய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உணவு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வகைகளையும்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நடுவில்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சோறும்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வைத்தேன்</w:t>
      </w:r>
      <w:r>
        <w:rPr>
          <w:rFonts w:ascii="Segoe UI" w:hAnsi="Segoe UI" w:cs="Segoe UI"/>
          <w:color w:val="3A3A3A"/>
          <w:sz w:val="27"/>
          <w:szCs w:val="27"/>
        </w:rPr>
        <w:t>.</w:t>
      </w:r>
    </w:p>
    <w:p w:rsidR="000643EA" w:rsidRDefault="000643EA" w:rsidP="000643EA">
      <w:pPr>
        <w:numPr>
          <w:ilvl w:val="0"/>
          <w:numId w:val="15"/>
        </w:numPr>
        <w:shd w:val="clear" w:color="auto" w:fill="FFFFFF"/>
        <w:spacing w:after="0" w:line="240" w:lineRule="auto"/>
        <w:textAlignment w:val="baseline"/>
        <w:rPr>
          <w:rFonts w:ascii="Segoe UI" w:hAnsi="Segoe UI" w:cs="Segoe UI"/>
          <w:color w:val="3A3A3A"/>
          <w:sz w:val="27"/>
          <w:szCs w:val="27"/>
        </w:rPr>
      </w:pPr>
      <w:r>
        <w:rPr>
          <w:rFonts w:ascii="Latha" w:hAnsi="Latha" w:cs="Latha"/>
          <w:color w:val="3A3A3A"/>
          <w:sz w:val="27"/>
          <w:szCs w:val="27"/>
        </w:rPr>
        <w:t>உண்பவர்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மனமறிந்து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அவர்கள்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விரும்பிச்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சாப்பிடும்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உணவு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வகைகளை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மீண்டும்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மீண்டும்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பரிவுடன்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பரிமாறினேன்</w:t>
      </w:r>
      <w:r>
        <w:rPr>
          <w:rFonts w:ascii="Segoe UI" w:hAnsi="Segoe UI" w:cs="Segoe UI"/>
          <w:color w:val="3A3A3A"/>
          <w:sz w:val="27"/>
          <w:szCs w:val="27"/>
        </w:rPr>
        <w:t>.</w:t>
      </w:r>
    </w:p>
    <w:p w:rsidR="000643EA" w:rsidRDefault="000643EA" w:rsidP="000643EA">
      <w:pPr>
        <w:pStyle w:val="NormalWeb"/>
        <w:shd w:val="clear" w:color="auto" w:fill="FFFFFF"/>
        <w:spacing w:before="0" w:beforeAutospacing="0" w:after="384" w:afterAutospacing="0"/>
        <w:textAlignment w:val="baseline"/>
        <w:rPr>
          <w:rFonts w:ascii="Segoe UI" w:hAnsi="Segoe UI" w:cs="Segoe UI"/>
          <w:color w:val="3A3A3A"/>
          <w:sz w:val="27"/>
          <w:szCs w:val="27"/>
        </w:rPr>
      </w:pPr>
      <w:r>
        <w:rPr>
          <w:rFonts w:ascii="Latha" w:hAnsi="Latha" w:cs="Latha"/>
          <w:color w:val="3A3A3A"/>
          <w:sz w:val="27"/>
          <w:szCs w:val="27"/>
        </w:rPr>
        <w:t>அன்பு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வெளிப்பாட</w:t>
      </w:r>
      <w:proofErr w:type="gramStart"/>
      <w:r>
        <w:rPr>
          <w:rFonts w:ascii="Latha" w:hAnsi="Latha" w:cs="Latha"/>
          <w:color w:val="3A3A3A"/>
          <w:sz w:val="27"/>
          <w:szCs w:val="27"/>
        </w:rPr>
        <w:t>ு</w:t>
      </w:r>
      <w:r>
        <w:rPr>
          <w:rFonts w:ascii="Segoe UI" w:hAnsi="Segoe UI" w:cs="Segoe UI"/>
          <w:color w:val="3A3A3A"/>
          <w:sz w:val="27"/>
          <w:szCs w:val="27"/>
        </w:rPr>
        <w:t xml:space="preserve"> :</w:t>
      </w:r>
      <w:proofErr w:type="gramEnd"/>
    </w:p>
    <w:p w:rsidR="000643EA" w:rsidRDefault="000643EA" w:rsidP="000643EA">
      <w:pPr>
        <w:numPr>
          <w:ilvl w:val="0"/>
          <w:numId w:val="16"/>
        </w:numPr>
        <w:shd w:val="clear" w:color="auto" w:fill="FFFFFF"/>
        <w:spacing w:after="0" w:line="240" w:lineRule="auto"/>
        <w:textAlignment w:val="baseline"/>
        <w:rPr>
          <w:rFonts w:ascii="Segoe UI" w:hAnsi="Segoe UI" w:cs="Segoe UI"/>
          <w:color w:val="3A3A3A"/>
          <w:sz w:val="27"/>
          <w:szCs w:val="27"/>
        </w:rPr>
      </w:pPr>
      <w:r>
        <w:rPr>
          <w:rFonts w:ascii="Latha" w:hAnsi="Latha" w:cs="Latha"/>
          <w:color w:val="3A3A3A"/>
          <w:sz w:val="27"/>
          <w:szCs w:val="27"/>
        </w:rPr>
        <w:t>ஒரு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குவளையில்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நீரைக்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கொண்டு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வந்தேன்</w:t>
      </w:r>
      <w:r>
        <w:rPr>
          <w:rFonts w:ascii="Segoe UI" w:hAnsi="Segoe UI" w:cs="Segoe UI"/>
          <w:color w:val="3A3A3A"/>
          <w:sz w:val="27"/>
          <w:szCs w:val="27"/>
        </w:rPr>
        <w:t xml:space="preserve">. </w:t>
      </w:r>
      <w:r>
        <w:rPr>
          <w:rFonts w:ascii="Latha" w:hAnsi="Latha" w:cs="Latha"/>
          <w:color w:val="3A3A3A"/>
          <w:sz w:val="27"/>
          <w:szCs w:val="27"/>
        </w:rPr>
        <w:t>அதைக்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கொண்டு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அவர்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அருகில்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வைக்கப்பட்ட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வெற்றுப்பாத்திரத்தில்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அவர்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கைகழுவுமாறு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நீர்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ஊற்றினேன்</w:t>
      </w:r>
      <w:r>
        <w:rPr>
          <w:rFonts w:ascii="Segoe UI" w:hAnsi="Segoe UI" w:cs="Segoe UI"/>
          <w:color w:val="3A3A3A"/>
          <w:sz w:val="27"/>
          <w:szCs w:val="27"/>
        </w:rPr>
        <w:t>.</w:t>
      </w:r>
    </w:p>
    <w:p w:rsidR="000643EA" w:rsidRDefault="000643EA" w:rsidP="000643EA">
      <w:pPr>
        <w:numPr>
          <w:ilvl w:val="0"/>
          <w:numId w:val="16"/>
        </w:numPr>
        <w:shd w:val="clear" w:color="auto" w:fill="FFFFFF"/>
        <w:spacing w:after="0" w:line="240" w:lineRule="auto"/>
        <w:textAlignment w:val="baseline"/>
        <w:rPr>
          <w:rFonts w:ascii="Segoe UI" w:hAnsi="Segoe UI" w:cs="Segoe UI"/>
          <w:color w:val="3A3A3A"/>
          <w:sz w:val="27"/>
          <w:szCs w:val="27"/>
        </w:rPr>
      </w:pPr>
      <w:r>
        <w:rPr>
          <w:rFonts w:ascii="Latha" w:hAnsi="Latha" w:cs="Latha"/>
          <w:color w:val="3A3A3A"/>
          <w:sz w:val="27"/>
          <w:szCs w:val="27"/>
        </w:rPr>
        <w:t>பிறகு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கைகளைத்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துடைப்பதற்குத்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துண்டினை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அளித்தேன்</w:t>
      </w:r>
      <w:r>
        <w:rPr>
          <w:rFonts w:ascii="Segoe UI" w:hAnsi="Segoe UI" w:cs="Segoe UI"/>
          <w:color w:val="3A3A3A"/>
          <w:sz w:val="27"/>
          <w:szCs w:val="27"/>
        </w:rPr>
        <w:t>.</w:t>
      </w:r>
    </w:p>
    <w:p w:rsidR="000643EA" w:rsidRDefault="000643EA" w:rsidP="000643EA">
      <w:pPr>
        <w:numPr>
          <w:ilvl w:val="0"/>
          <w:numId w:val="16"/>
        </w:numPr>
        <w:shd w:val="clear" w:color="auto" w:fill="FFFFFF"/>
        <w:spacing w:after="0" w:line="240" w:lineRule="auto"/>
        <w:textAlignment w:val="baseline"/>
        <w:rPr>
          <w:rFonts w:ascii="Segoe UI" w:hAnsi="Segoe UI" w:cs="Segoe UI"/>
          <w:color w:val="3A3A3A"/>
          <w:sz w:val="27"/>
          <w:szCs w:val="27"/>
        </w:rPr>
      </w:pPr>
      <w:r>
        <w:rPr>
          <w:rFonts w:ascii="Latha" w:hAnsi="Latha" w:cs="Latha"/>
          <w:color w:val="3A3A3A"/>
          <w:sz w:val="27"/>
          <w:szCs w:val="27"/>
        </w:rPr>
        <w:t>உணவு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உண்டு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எழுந்தவருக்கு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ஒரு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தட்டில்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வெற்றிலை</w:t>
      </w:r>
      <w:r>
        <w:rPr>
          <w:rFonts w:ascii="Segoe UI" w:hAnsi="Segoe UI" w:cs="Segoe UI"/>
          <w:color w:val="3A3A3A"/>
          <w:sz w:val="27"/>
          <w:szCs w:val="27"/>
        </w:rPr>
        <w:t xml:space="preserve">, </w:t>
      </w:r>
      <w:r>
        <w:rPr>
          <w:rFonts w:ascii="Latha" w:hAnsi="Latha" w:cs="Latha"/>
          <w:color w:val="3A3A3A"/>
          <w:sz w:val="27"/>
          <w:szCs w:val="27"/>
        </w:rPr>
        <w:t>பாக்கு</w:t>
      </w:r>
      <w:r>
        <w:rPr>
          <w:rFonts w:ascii="Segoe UI" w:hAnsi="Segoe UI" w:cs="Segoe UI"/>
          <w:color w:val="3A3A3A"/>
          <w:sz w:val="27"/>
          <w:szCs w:val="27"/>
        </w:rPr>
        <w:t xml:space="preserve">, </w:t>
      </w:r>
      <w:r>
        <w:rPr>
          <w:rFonts w:ascii="Latha" w:hAnsi="Latha" w:cs="Latha"/>
          <w:color w:val="3A3A3A"/>
          <w:sz w:val="27"/>
          <w:szCs w:val="27"/>
        </w:rPr>
        <w:t>சுண்ணாம்பு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வைத்தேன்</w:t>
      </w:r>
      <w:r>
        <w:rPr>
          <w:rFonts w:ascii="Segoe UI" w:hAnsi="Segoe UI" w:cs="Segoe UI"/>
          <w:color w:val="3A3A3A"/>
          <w:sz w:val="27"/>
          <w:szCs w:val="27"/>
        </w:rPr>
        <w:t xml:space="preserve">. </w:t>
      </w:r>
      <w:r>
        <w:rPr>
          <w:rFonts w:ascii="Latha" w:hAnsi="Latha" w:cs="Latha"/>
          <w:color w:val="3A3A3A"/>
          <w:sz w:val="27"/>
          <w:szCs w:val="27"/>
        </w:rPr>
        <w:t>அவர்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அதை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மகிழ்வுடன்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உண்டார்</w:t>
      </w:r>
      <w:r>
        <w:rPr>
          <w:rFonts w:ascii="Segoe UI" w:hAnsi="Segoe UI" w:cs="Segoe UI"/>
          <w:color w:val="3A3A3A"/>
          <w:sz w:val="27"/>
          <w:szCs w:val="27"/>
        </w:rPr>
        <w:t>.</w:t>
      </w:r>
    </w:p>
    <w:p w:rsidR="000643EA" w:rsidRDefault="000643EA" w:rsidP="000643EA">
      <w:pPr>
        <w:numPr>
          <w:ilvl w:val="0"/>
          <w:numId w:val="16"/>
        </w:numPr>
        <w:shd w:val="clear" w:color="auto" w:fill="FFFFFF"/>
        <w:spacing w:after="0" w:line="240" w:lineRule="auto"/>
        <w:textAlignment w:val="baseline"/>
        <w:rPr>
          <w:rFonts w:ascii="Segoe UI" w:hAnsi="Segoe UI" w:cs="Segoe UI"/>
          <w:color w:val="3A3A3A"/>
          <w:sz w:val="27"/>
          <w:szCs w:val="27"/>
        </w:rPr>
      </w:pPr>
      <w:r>
        <w:rPr>
          <w:rFonts w:ascii="Latha" w:hAnsi="Latha" w:cs="Latha"/>
          <w:color w:val="3A3A3A"/>
          <w:sz w:val="27"/>
          <w:szCs w:val="27"/>
        </w:rPr>
        <w:t>உணவுண்டவரிடம்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திருப்தியாக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உண்டீர்களா</w:t>
      </w:r>
      <w:r>
        <w:rPr>
          <w:rFonts w:ascii="Segoe UI" w:hAnsi="Segoe UI" w:cs="Segoe UI"/>
          <w:color w:val="3A3A3A"/>
          <w:sz w:val="27"/>
          <w:szCs w:val="27"/>
        </w:rPr>
        <w:t xml:space="preserve">? </w:t>
      </w:r>
      <w:r>
        <w:rPr>
          <w:rFonts w:ascii="Latha" w:hAnsi="Latha" w:cs="Latha"/>
          <w:color w:val="3A3A3A"/>
          <w:sz w:val="27"/>
          <w:szCs w:val="27"/>
        </w:rPr>
        <w:t>என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விசாரித்து</w:t>
      </w:r>
      <w:r>
        <w:rPr>
          <w:rFonts w:ascii="Segoe UI" w:hAnsi="Segoe UI" w:cs="Segoe UI"/>
          <w:color w:val="3A3A3A"/>
          <w:sz w:val="27"/>
          <w:szCs w:val="27"/>
        </w:rPr>
        <w:t xml:space="preserve">, </w:t>
      </w:r>
      <w:r>
        <w:rPr>
          <w:rFonts w:ascii="Latha" w:hAnsi="Latha" w:cs="Latha"/>
          <w:color w:val="3A3A3A"/>
          <w:sz w:val="27"/>
          <w:szCs w:val="27"/>
        </w:rPr>
        <w:t>வீட்டில்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உள்ள</w:t>
      </w:r>
    </w:p>
    <w:p w:rsidR="000643EA" w:rsidRDefault="000643EA" w:rsidP="000643EA">
      <w:pPr>
        <w:numPr>
          <w:ilvl w:val="0"/>
          <w:numId w:val="16"/>
        </w:numPr>
        <w:shd w:val="clear" w:color="auto" w:fill="FFFFFF"/>
        <w:spacing w:after="0" w:line="240" w:lineRule="auto"/>
        <w:textAlignment w:val="baseline"/>
        <w:rPr>
          <w:rFonts w:ascii="Segoe UI" w:hAnsi="Segoe UI" w:cs="Segoe UI"/>
          <w:color w:val="3A3A3A"/>
          <w:sz w:val="27"/>
          <w:szCs w:val="27"/>
        </w:rPr>
      </w:pPr>
      <w:r>
        <w:rPr>
          <w:rFonts w:ascii="Latha" w:hAnsi="Latha" w:cs="Latha"/>
          <w:color w:val="3A3A3A"/>
          <w:sz w:val="27"/>
          <w:szCs w:val="27"/>
        </w:rPr>
        <w:lastRenderedPageBreak/>
        <w:t>உணவுப்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பொருட்கள்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சிலவற்றையும்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கொடுத்து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வீட்டில்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உள்ளவர்களுக்குக்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கொடுக்குமாறு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கூறி</w:t>
      </w:r>
      <w:r>
        <w:rPr>
          <w:rFonts w:ascii="Segoe UI" w:hAnsi="Segoe UI" w:cs="Segoe UI"/>
          <w:color w:val="3A3A3A"/>
          <w:sz w:val="27"/>
          <w:szCs w:val="27"/>
        </w:rPr>
        <w:t xml:space="preserve">, </w:t>
      </w:r>
      <w:r>
        <w:rPr>
          <w:rFonts w:ascii="Latha" w:hAnsi="Latha" w:cs="Latha"/>
          <w:color w:val="3A3A3A"/>
          <w:sz w:val="27"/>
          <w:szCs w:val="27"/>
        </w:rPr>
        <w:t>ஏழடி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வரை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அவருடன்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சென்று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வழியனுப்பிவைத்தேன்</w:t>
      </w:r>
      <w:r>
        <w:rPr>
          <w:rFonts w:ascii="Segoe UI" w:hAnsi="Segoe UI" w:cs="Segoe UI"/>
          <w:color w:val="3A3A3A"/>
          <w:sz w:val="27"/>
          <w:szCs w:val="27"/>
        </w:rPr>
        <w:t>.</w:t>
      </w:r>
    </w:p>
    <w:p w:rsidR="000643EA" w:rsidRDefault="000643EA" w:rsidP="000643EA">
      <w:pPr>
        <w:pStyle w:val="NormalWeb"/>
        <w:shd w:val="clear" w:color="auto" w:fill="FFFFFF"/>
        <w:spacing w:before="0" w:beforeAutospacing="0" w:after="384" w:afterAutospacing="0"/>
        <w:textAlignment w:val="baseline"/>
        <w:rPr>
          <w:rFonts w:ascii="Segoe UI" w:hAnsi="Segoe UI" w:cs="Segoe UI"/>
          <w:color w:val="3A3A3A"/>
          <w:sz w:val="27"/>
          <w:szCs w:val="27"/>
        </w:rPr>
      </w:pPr>
      <w:r>
        <w:rPr>
          <w:rFonts w:ascii="Latha" w:hAnsi="Latha" w:cs="Latha"/>
          <w:color w:val="3A3A3A"/>
          <w:sz w:val="27"/>
          <w:szCs w:val="27"/>
        </w:rPr>
        <w:t>முடிவுரை</w:t>
      </w:r>
      <w:r>
        <w:rPr>
          <w:rFonts w:ascii="Segoe UI" w:hAnsi="Segoe UI" w:cs="Segoe UI"/>
          <w:color w:val="3A3A3A"/>
          <w:sz w:val="27"/>
          <w:szCs w:val="27"/>
        </w:rPr>
        <w:t>:</w:t>
      </w:r>
      <w:r>
        <w:rPr>
          <w:rFonts w:ascii="Segoe UI" w:hAnsi="Segoe UI" w:cs="Segoe UI"/>
          <w:color w:val="3A3A3A"/>
          <w:sz w:val="27"/>
          <w:szCs w:val="27"/>
        </w:rPr>
        <w:br/>
      </w:r>
      <w:r>
        <w:rPr>
          <w:rFonts w:ascii="Latha" w:hAnsi="Latha" w:cs="Latha"/>
          <w:color w:val="3A3A3A"/>
          <w:sz w:val="27"/>
          <w:szCs w:val="27"/>
        </w:rPr>
        <w:t>விருந்தினர்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பேணுதல்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தமிழர்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மரபு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ஆகும்</w:t>
      </w:r>
      <w:r>
        <w:rPr>
          <w:rFonts w:ascii="Segoe UI" w:hAnsi="Segoe UI" w:cs="Segoe UI"/>
          <w:color w:val="3A3A3A"/>
          <w:sz w:val="27"/>
          <w:szCs w:val="27"/>
        </w:rPr>
        <w:t xml:space="preserve">. </w:t>
      </w:r>
      <w:proofErr w:type="gramStart"/>
      <w:r>
        <w:rPr>
          <w:rFonts w:ascii="Latha" w:hAnsi="Latha" w:cs="Latha"/>
          <w:color w:val="3A3A3A"/>
          <w:sz w:val="27"/>
          <w:szCs w:val="27"/>
        </w:rPr>
        <w:t>அதனை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அன்போடும்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அருளோடும்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செய்தல்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நனிசிறப்பாகும்</w:t>
      </w:r>
      <w:r>
        <w:rPr>
          <w:rFonts w:ascii="Segoe UI" w:hAnsi="Segoe UI" w:cs="Segoe UI"/>
          <w:color w:val="3A3A3A"/>
          <w:sz w:val="27"/>
          <w:szCs w:val="27"/>
        </w:rPr>
        <w:t>.</w:t>
      </w:r>
      <w:proofErr w:type="gramEnd"/>
    </w:p>
    <w:p w:rsidR="00AD67A9" w:rsidRDefault="000643EA" w:rsidP="000643EA">
      <w:pPr>
        <w:rPr>
          <w:rFonts w:ascii="Bamini" w:hAnsi="Bamini"/>
          <w:sz w:val="24"/>
          <w:szCs w:val="24"/>
          <w:lang w:val="en-IN"/>
        </w:rPr>
      </w:pPr>
      <w:r>
        <w:rPr>
          <w:rFonts w:ascii="Bamini" w:hAnsi="Bamini"/>
          <w:sz w:val="24"/>
          <w:szCs w:val="24"/>
          <w:lang w:val="en-IN"/>
        </w:rPr>
        <w:t xml:space="preserve"> </w:t>
      </w:r>
      <w:r w:rsidR="00AD67A9">
        <w:rPr>
          <w:rFonts w:ascii="Bamini" w:hAnsi="Bamini"/>
          <w:sz w:val="24"/>
          <w:szCs w:val="24"/>
          <w:lang w:val="en-IN"/>
        </w:rPr>
        <w:t>(</w:t>
      </w:r>
      <w:proofErr w:type="gramStart"/>
      <w:r w:rsidR="00AD67A9">
        <w:rPr>
          <w:rFonts w:ascii="Bamini" w:hAnsi="Bamini"/>
          <w:sz w:val="24"/>
          <w:szCs w:val="24"/>
          <w:lang w:val="en-IN"/>
        </w:rPr>
        <w:t>my;</w:t>
      </w:r>
      <w:proofErr w:type="gramEnd"/>
      <w:r w:rsidR="00AD67A9">
        <w:rPr>
          <w:rFonts w:ascii="Bamini" w:hAnsi="Bamini"/>
          <w:sz w:val="24"/>
          <w:szCs w:val="24"/>
          <w:lang w:val="en-IN"/>
        </w:rPr>
        <w:t>yJ)</w:t>
      </w:r>
    </w:p>
    <w:p w:rsidR="000643EA" w:rsidRDefault="00AD67A9" w:rsidP="000643EA">
      <w:pPr>
        <w:pStyle w:val="NormalWeb"/>
        <w:shd w:val="clear" w:color="auto" w:fill="FFFFFF"/>
        <w:spacing w:before="0" w:beforeAutospacing="0" w:after="384" w:afterAutospacing="0"/>
        <w:textAlignment w:val="baseline"/>
        <w:rPr>
          <w:rFonts w:ascii="Segoe UI" w:hAnsi="Segoe UI" w:cs="Segoe UI"/>
          <w:color w:val="3A3A3A"/>
          <w:sz w:val="27"/>
          <w:szCs w:val="27"/>
        </w:rPr>
      </w:pPr>
      <w:r>
        <w:rPr>
          <w:rFonts w:ascii="Bamini" w:hAnsi="Bamini"/>
          <w:lang w:val="en-IN"/>
        </w:rPr>
        <w:t>M)</w:t>
      </w:r>
      <w:r w:rsidR="00E52847">
        <w:rPr>
          <w:rFonts w:ascii="Bamini" w:hAnsi="Bamini"/>
          <w:lang w:val="en-IN"/>
        </w:rPr>
        <w:t xml:space="preserve"> </w:t>
      </w:r>
      <w:r w:rsidR="000643EA">
        <w:rPr>
          <w:rFonts w:ascii="Segoe UI" w:hAnsi="Segoe UI" w:cs="Segoe UI"/>
          <w:color w:val="3A3A3A"/>
          <w:sz w:val="27"/>
          <w:szCs w:val="27"/>
        </w:rPr>
        <w:br/>
      </w:r>
      <w:r w:rsidR="000643EA">
        <w:rPr>
          <w:rFonts w:ascii="Latha" w:hAnsi="Latha" w:cs="Latha"/>
          <w:color w:val="3A3A3A"/>
          <w:sz w:val="27"/>
          <w:szCs w:val="27"/>
        </w:rPr>
        <w:t>பாராட்டுரை</w:t>
      </w:r>
      <w:r w:rsidR="000643EA">
        <w:rPr>
          <w:rFonts w:ascii="Segoe UI" w:hAnsi="Segoe UI" w:cs="Segoe UI"/>
          <w:color w:val="3A3A3A"/>
          <w:sz w:val="27"/>
          <w:szCs w:val="27"/>
        </w:rPr>
        <w:br/>
      </w:r>
      <w:r w:rsidR="000643EA">
        <w:rPr>
          <w:rFonts w:ascii="Latha" w:hAnsi="Latha" w:cs="Latha"/>
          <w:color w:val="3A3A3A"/>
          <w:sz w:val="27"/>
          <w:szCs w:val="27"/>
        </w:rPr>
        <w:t>இன்றைய</w:t>
      </w:r>
      <w:r w:rsidR="000643EA">
        <w:rPr>
          <w:rFonts w:ascii="Segoe UI" w:hAnsi="Segoe UI" w:cs="Segoe UI"/>
          <w:color w:val="3A3A3A"/>
          <w:sz w:val="27"/>
          <w:szCs w:val="27"/>
        </w:rPr>
        <w:t xml:space="preserve"> </w:t>
      </w:r>
      <w:r w:rsidR="000643EA">
        <w:rPr>
          <w:rFonts w:ascii="Latha" w:hAnsi="Latha" w:cs="Latha"/>
          <w:color w:val="3A3A3A"/>
          <w:sz w:val="27"/>
          <w:szCs w:val="27"/>
        </w:rPr>
        <w:t>நம்</w:t>
      </w:r>
      <w:r w:rsidR="000643EA">
        <w:rPr>
          <w:rFonts w:ascii="Segoe UI" w:hAnsi="Segoe UI" w:cs="Segoe UI"/>
          <w:color w:val="3A3A3A"/>
          <w:sz w:val="27"/>
          <w:szCs w:val="27"/>
        </w:rPr>
        <w:t xml:space="preserve"> </w:t>
      </w:r>
      <w:r w:rsidR="000643EA">
        <w:rPr>
          <w:rFonts w:ascii="Latha" w:hAnsi="Latha" w:cs="Latha"/>
          <w:color w:val="3A3A3A"/>
          <w:sz w:val="27"/>
          <w:szCs w:val="27"/>
        </w:rPr>
        <w:t>பள்ளியின்</w:t>
      </w:r>
      <w:r w:rsidR="000643EA">
        <w:rPr>
          <w:rFonts w:ascii="Segoe UI" w:hAnsi="Segoe UI" w:cs="Segoe UI"/>
          <w:color w:val="3A3A3A"/>
          <w:sz w:val="27"/>
          <w:szCs w:val="27"/>
        </w:rPr>
        <w:t xml:space="preserve"> </w:t>
      </w:r>
      <w:r w:rsidR="000643EA">
        <w:rPr>
          <w:rFonts w:ascii="Latha" w:hAnsi="Latha" w:cs="Latha"/>
          <w:color w:val="3A3A3A"/>
          <w:sz w:val="27"/>
          <w:szCs w:val="27"/>
        </w:rPr>
        <w:t>ஆண்டு</w:t>
      </w:r>
      <w:r w:rsidR="000643EA">
        <w:rPr>
          <w:rFonts w:ascii="Segoe UI" w:hAnsi="Segoe UI" w:cs="Segoe UI"/>
          <w:color w:val="3A3A3A"/>
          <w:sz w:val="27"/>
          <w:szCs w:val="27"/>
        </w:rPr>
        <w:t xml:space="preserve"> </w:t>
      </w:r>
      <w:r w:rsidR="000643EA">
        <w:rPr>
          <w:rFonts w:ascii="Latha" w:hAnsi="Latha" w:cs="Latha"/>
          <w:color w:val="3A3A3A"/>
          <w:sz w:val="27"/>
          <w:szCs w:val="27"/>
        </w:rPr>
        <w:t>விழாவிற்கு</w:t>
      </w:r>
      <w:r w:rsidR="000643EA">
        <w:rPr>
          <w:rFonts w:ascii="Segoe UI" w:hAnsi="Segoe UI" w:cs="Segoe UI"/>
          <w:color w:val="3A3A3A"/>
          <w:sz w:val="27"/>
          <w:szCs w:val="27"/>
        </w:rPr>
        <w:t xml:space="preserve"> </w:t>
      </w:r>
      <w:r w:rsidR="000643EA">
        <w:rPr>
          <w:rFonts w:ascii="Latha" w:hAnsi="Latha" w:cs="Latha"/>
          <w:color w:val="3A3A3A"/>
          <w:sz w:val="27"/>
          <w:szCs w:val="27"/>
        </w:rPr>
        <w:t>வருகைத்</w:t>
      </w:r>
      <w:r w:rsidR="000643EA">
        <w:rPr>
          <w:rFonts w:ascii="Segoe UI" w:hAnsi="Segoe UI" w:cs="Segoe UI"/>
          <w:color w:val="3A3A3A"/>
          <w:sz w:val="27"/>
          <w:szCs w:val="27"/>
        </w:rPr>
        <w:t xml:space="preserve"> </w:t>
      </w:r>
      <w:r w:rsidR="000643EA">
        <w:rPr>
          <w:rFonts w:ascii="Latha" w:hAnsi="Latha" w:cs="Latha"/>
          <w:color w:val="3A3A3A"/>
          <w:sz w:val="27"/>
          <w:szCs w:val="27"/>
        </w:rPr>
        <w:t>தந்து</w:t>
      </w:r>
      <w:r w:rsidR="000643EA">
        <w:rPr>
          <w:rFonts w:ascii="Segoe UI" w:hAnsi="Segoe UI" w:cs="Segoe UI"/>
          <w:color w:val="3A3A3A"/>
          <w:sz w:val="27"/>
          <w:szCs w:val="27"/>
        </w:rPr>
        <w:t xml:space="preserve"> </w:t>
      </w:r>
      <w:r w:rsidR="000643EA">
        <w:rPr>
          <w:rFonts w:ascii="Latha" w:hAnsi="Latha" w:cs="Latha"/>
          <w:color w:val="3A3A3A"/>
          <w:sz w:val="27"/>
          <w:szCs w:val="27"/>
        </w:rPr>
        <w:t>பொம்மலாட்ட</w:t>
      </w:r>
      <w:r w:rsidR="000643EA">
        <w:rPr>
          <w:rFonts w:ascii="Segoe UI" w:hAnsi="Segoe UI" w:cs="Segoe UI"/>
          <w:color w:val="3A3A3A"/>
          <w:sz w:val="27"/>
          <w:szCs w:val="27"/>
        </w:rPr>
        <w:t xml:space="preserve"> </w:t>
      </w:r>
      <w:r w:rsidR="000643EA">
        <w:rPr>
          <w:rFonts w:ascii="Latha" w:hAnsi="Latha" w:cs="Latha"/>
          <w:color w:val="3A3A3A"/>
          <w:sz w:val="27"/>
          <w:szCs w:val="27"/>
        </w:rPr>
        <w:t>நிகழ்ச்சியை</w:t>
      </w:r>
      <w:r w:rsidR="000643EA">
        <w:rPr>
          <w:rFonts w:ascii="Segoe UI" w:hAnsi="Segoe UI" w:cs="Segoe UI"/>
          <w:color w:val="3A3A3A"/>
          <w:sz w:val="27"/>
          <w:szCs w:val="27"/>
        </w:rPr>
        <w:t xml:space="preserve"> </w:t>
      </w:r>
      <w:r w:rsidR="000643EA">
        <w:rPr>
          <w:rFonts w:ascii="Latha" w:hAnsi="Latha" w:cs="Latha"/>
          <w:color w:val="3A3A3A"/>
          <w:sz w:val="27"/>
          <w:szCs w:val="27"/>
        </w:rPr>
        <w:t>நடத்தித்</w:t>
      </w:r>
      <w:r w:rsidR="000643EA">
        <w:rPr>
          <w:rFonts w:ascii="Segoe UI" w:hAnsi="Segoe UI" w:cs="Segoe UI"/>
          <w:color w:val="3A3A3A"/>
          <w:sz w:val="27"/>
          <w:szCs w:val="27"/>
        </w:rPr>
        <w:t xml:space="preserve"> </w:t>
      </w:r>
      <w:r w:rsidR="000643EA">
        <w:rPr>
          <w:rFonts w:ascii="Latha" w:hAnsi="Latha" w:cs="Latha"/>
          <w:color w:val="3A3A3A"/>
          <w:sz w:val="27"/>
          <w:szCs w:val="27"/>
        </w:rPr>
        <w:t>தந்த</w:t>
      </w:r>
      <w:r w:rsidR="000643EA">
        <w:rPr>
          <w:rFonts w:ascii="Segoe UI" w:hAnsi="Segoe UI" w:cs="Segoe UI"/>
          <w:color w:val="3A3A3A"/>
          <w:sz w:val="27"/>
          <w:szCs w:val="27"/>
        </w:rPr>
        <w:t xml:space="preserve"> </w:t>
      </w:r>
      <w:r w:rsidR="000643EA">
        <w:rPr>
          <w:rFonts w:ascii="Latha" w:hAnsi="Latha" w:cs="Latha"/>
          <w:color w:val="3A3A3A"/>
          <w:sz w:val="27"/>
          <w:szCs w:val="27"/>
        </w:rPr>
        <w:t>குழுவினருக்குப்</w:t>
      </w:r>
      <w:r w:rsidR="000643EA">
        <w:rPr>
          <w:rFonts w:ascii="Segoe UI" w:hAnsi="Segoe UI" w:cs="Segoe UI"/>
          <w:color w:val="3A3A3A"/>
          <w:sz w:val="27"/>
          <w:szCs w:val="27"/>
        </w:rPr>
        <w:t xml:space="preserve"> </w:t>
      </w:r>
      <w:r w:rsidR="000643EA">
        <w:rPr>
          <w:rFonts w:ascii="Latha" w:hAnsi="Latha" w:cs="Latha"/>
          <w:color w:val="3A3A3A"/>
          <w:sz w:val="27"/>
          <w:szCs w:val="27"/>
        </w:rPr>
        <w:t>பள்ளியின்</w:t>
      </w:r>
      <w:r w:rsidR="000643EA">
        <w:rPr>
          <w:rFonts w:ascii="Segoe UI" w:hAnsi="Segoe UI" w:cs="Segoe UI"/>
          <w:color w:val="3A3A3A"/>
          <w:sz w:val="27"/>
          <w:szCs w:val="27"/>
        </w:rPr>
        <w:t xml:space="preserve"> </w:t>
      </w:r>
      <w:r w:rsidR="000643EA">
        <w:rPr>
          <w:rFonts w:ascii="Latha" w:hAnsi="Latha" w:cs="Latha"/>
          <w:color w:val="3A3A3A"/>
          <w:sz w:val="27"/>
          <w:szCs w:val="27"/>
        </w:rPr>
        <w:t>சார்பாக</w:t>
      </w:r>
      <w:r w:rsidR="000643EA">
        <w:rPr>
          <w:rFonts w:ascii="Segoe UI" w:hAnsi="Segoe UI" w:cs="Segoe UI"/>
          <w:color w:val="3A3A3A"/>
          <w:sz w:val="27"/>
          <w:szCs w:val="27"/>
        </w:rPr>
        <w:t xml:space="preserve"> </w:t>
      </w:r>
      <w:r w:rsidR="000643EA">
        <w:rPr>
          <w:rFonts w:ascii="Latha" w:hAnsi="Latha" w:cs="Latha"/>
          <w:color w:val="3A3A3A"/>
          <w:sz w:val="27"/>
          <w:szCs w:val="27"/>
        </w:rPr>
        <w:t>வணக்கம்</w:t>
      </w:r>
      <w:r w:rsidR="000643EA">
        <w:rPr>
          <w:rFonts w:ascii="Segoe UI" w:hAnsi="Segoe UI" w:cs="Segoe UI"/>
          <w:color w:val="3A3A3A"/>
          <w:sz w:val="27"/>
          <w:szCs w:val="27"/>
        </w:rPr>
        <w:t>.</w:t>
      </w:r>
    </w:p>
    <w:p w:rsidR="000643EA" w:rsidRDefault="000643EA" w:rsidP="000643EA">
      <w:pPr>
        <w:pStyle w:val="NormalWeb"/>
        <w:shd w:val="clear" w:color="auto" w:fill="FFFFFF"/>
        <w:spacing w:before="0" w:beforeAutospacing="0" w:after="384" w:afterAutospacing="0"/>
        <w:textAlignment w:val="baseline"/>
        <w:rPr>
          <w:rFonts w:ascii="Segoe UI" w:hAnsi="Segoe UI" w:cs="Segoe UI"/>
          <w:color w:val="3A3A3A"/>
          <w:sz w:val="27"/>
          <w:szCs w:val="27"/>
        </w:rPr>
      </w:pPr>
      <w:r>
        <w:rPr>
          <w:rFonts w:ascii="Latha" w:hAnsi="Latha" w:cs="Latha"/>
          <w:color w:val="3A3A3A"/>
          <w:sz w:val="27"/>
          <w:szCs w:val="27"/>
        </w:rPr>
        <w:t>நெகிழியானது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பயன்படுத்துவதற்கு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எளிதாக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இருந்தாலும்</w:t>
      </w:r>
      <w:r>
        <w:rPr>
          <w:rFonts w:ascii="Segoe UI" w:hAnsi="Segoe UI" w:cs="Segoe UI"/>
          <w:color w:val="3A3A3A"/>
          <w:sz w:val="27"/>
          <w:szCs w:val="27"/>
        </w:rPr>
        <w:t xml:space="preserve">, </w:t>
      </w:r>
      <w:r>
        <w:rPr>
          <w:rFonts w:ascii="Latha" w:hAnsi="Latha" w:cs="Latha"/>
          <w:color w:val="3A3A3A"/>
          <w:sz w:val="27"/>
          <w:szCs w:val="27"/>
        </w:rPr>
        <w:t>நம்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மண்ணின்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வளத்தைக்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குன்றச்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செய்து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நிலத்தடி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நீர்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குறைவதை</w:t>
      </w:r>
      <w:r>
        <w:rPr>
          <w:rFonts w:ascii="Segoe UI" w:hAnsi="Segoe UI" w:cs="Segoe UI"/>
          <w:color w:val="3A3A3A"/>
          <w:sz w:val="27"/>
          <w:szCs w:val="27"/>
        </w:rPr>
        <w:t xml:space="preserve">, </w:t>
      </w:r>
      <w:r>
        <w:rPr>
          <w:rFonts w:ascii="Latha" w:hAnsi="Latha" w:cs="Latha"/>
          <w:color w:val="3A3A3A"/>
          <w:sz w:val="27"/>
          <w:szCs w:val="27"/>
        </w:rPr>
        <w:t>மிக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அழகாக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பொம்மலாட்டம்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மூலம்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எடுத்துரைத்ததற்குப்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பாராட்டுகள்</w:t>
      </w:r>
      <w:r>
        <w:rPr>
          <w:rFonts w:ascii="Segoe UI" w:hAnsi="Segoe UI" w:cs="Segoe UI"/>
          <w:color w:val="3A3A3A"/>
          <w:sz w:val="27"/>
          <w:szCs w:val="27"/>
        </w:rPr>
        <w:t>.</w:t>
      </w:r>
    </w:p>
    <w:p w:rsidR="000643EA" w:rsidRDefault="000643EA" w:rsidP="000643EA">
      <w:pPr>
        <w:pStyle w:val="NormalWeb"/>
        <w:shd w:val="clear" w:color="auto" w:fill="FFFFFF"/>
        <w:spacing w:before="0" w:beforeAutospacing="0" w:after="384" w:afterAutospacing="0"/>
        <w:textAlignment w:val="baseline"/>
        <w:rPr>
          <w:rFonts w:ascii="Segoe UI" w:hAnsi="Segoe UI" w:cs="Segoe UI"/>
          <w:color w:val="3A3A3A"/>
          <w:sz w:val="27"/>
          <w:szCs w:val="27"/>
        </w:rPr>
      </w:pPr>
      <w:r>
        <w:rPr>
          <w:rFonts w:ascii="Latha" w:hAnsi="Latha" w:cs="Latha"/>
          <w:color w:val="3A3A3A"/>
          <w:sz w:val="27"/>
          <w:szCs w:val="27"/>
        </w:rPr>
        <w:t>மழைநீர்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பூமிக்குள்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நுழைய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விடாமல்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தடுக்கும்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நெகிழியைப்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பற்றியும்</w:t>
      </w:r>
      <w:r>
        <w:rPr>
          <w:rFonts w:ascii="Segoe UI" w:hAnsi="Segoe UI" w:cs="Segoe UI"/>
          <w:color w:val="3A3A3A"/>
          <w:sz w:val="27"/>
          <w:szCs w:val="27"/>
        </w:rPr>
        <w:t xml:space="preserve">, </w:t>
      </w:r>
      <w:r>
        <w:rPr>
          <w:rFonts w:ascii="Latha" w:hAnsi="Latha" w:cs="Latha"/>
          <w:color w:val="3A3A3A"/>
          <w:sz w:val="27"/>
          <w:szCs w:val="27"/>
        </w:rPr>
        <w:t>மரங்களில்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நெகிழிப்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பைகள்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சிக்குவதால்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பாதிக்கும்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ஒளிச்சேர்க்கையைப்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பற்றியும்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பாடல்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வாயிலாக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எடுத்துரைத்தீர்கள்</w:t>
      </w:r>
      <w:r>
        <w:rPr>
          <w:rFonts w:ascii="Segoe UI" w:hAnsi="Segoe UI" w:cs="Segoe UI"/>
          <w:color w:val="3A3A3A"/>
          <w:sz w:val="27"/>
          <w:szCs w:val="27"/>
        </w:rPr>
        <w:t xml:space="preserve">. </w:t>
      </w:r>
      <w:proofErr w:type="gramStart"/>
      <w:r>
        <w:rPr>
          <w:rFonts w:ascii="Latha" w:hAnsi="Latha" w:cs="Latha"/>
          <w:color w:val="3A3A3A"/>
          <w:sz w:val="27"/>
          <w:szCs w:val="27"/>
        </w:rPr>
        <w:t>மிகவும்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அருமையாக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இருந்தது</w:t>
      </w:r>
      <w:r>
        <w:rPr>
          <w:rFonts w:ascii="Segoe UI" w:hAnsi="Segoe UI" w:cs="Segoe UI"/>
          <w:color w:val="3A3A3A"/>
          <w:sz w:val="27"/>
          <w:szCs w:val="27"/>
        </w:rPr>
        <w:t>.</w:t>
      </w:r>
      <w:proofErr w:type="gramEnd"/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proofErr w:type="gramStart"/>
      <w:r>
        <w:rPr>
          <w:rFonts w:ascii="Latha" w:hAnsi="Latha" w:cs="Latha"/>
          <w:color w:val="3A3A3A"/>
          <w:sz w:val="27"/>
          <w:szCs w:val="27"/>
        </w:rPr>
        <w:t>பாராட்டுகள்</w:t>
      </w:r>
      <w:r>
        <w:rPr>
          <w:rFonts w:ascii="Segoe UI" w:hAnsi="Segoe UI" w:cs="Segoe UI"/>
          <w:color w:val="3A3A3A"/>
          <w:sz w:val="27"/>
          <w:szCs w:val="27"/>
        </w:rPr>
        <w:t>.</w:t>
      </w:r>
      <w:proofErr w:type="gramEnd"/>
      <w:r>
        <w:rPr>
          <w:rFonts w:ascii="Segoe UI" w:hAnsi="Segoe UI" w:cs="Segoe UI"/>
          <w:color w:val="3A3A3A"/>
          <w:sz w:val="27"/>
          <w:szCs w:val="27"/>
        </w:rPr>
        <w:br/>
      </w:r>
      <w:r>
        <w:rPr>
          <w:rFonts w:ascii="Latha" w:hAnsi="Latha" w:cs="Latha"/>
          <w:color w:val="3A3A3A"/>
          <w:sz w:val="27"/>
          <w:szCs w:val="27"/>
        </w:rPr>
        <w:t>மட்காத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நெகிழிகளை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மழைநீர்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அடித்துச்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செல்வதால்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நீர்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மாசு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அடைவதையும்</w:t>
      </w:r>
      <w:r>
        <w:rPr>
          <w:rFonts w:ascii="Segoe UI" w:hAnsi="Segoe UI" w:cs="Segoe UI"/>
          <w:color w:val="3A3A3A"/>
          <w:sz w:val="27"/>
          <w:szCs w:val="27"/>
        </w:rPr>
        <w:t xml:space="preserve">, </w:t>
      </w:r>
      <w:r>
        <w:rPr>
          <w:rFonts w:ascii="Latha" w:hAnsi="Latha" w:cs="Latha"/>
          <w:color w:val="3A3A3A"/>
          <w:sz w:val="27"/>
          <w:szCs w:val="27"/>
        </w:rPr>
        <w:t>நெகிழிப்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பைகளில்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தேநீர்</w:t>
      </w:r>
      <w:r>
        <w:rPr>
          <w:rFonts w:ascii="Segoe UI" w:hAnsi="Segoe UI" w:cs="Segoe UI"/>
          <w:color w:val="3A3A3A"/>
          <w:sz w:val="27"/>
          <w:szCs w:val="27"/>
        </w:rPr>
        <w:t xml:space="preserve">, </w:t>
      </w:r>
      <w:r>
        <w:rPr>
          <w:rFonts w:ascii="Latha" w:hAnsi="Latha" w:cs="Latha"/>
          <w:color w:val="3A3A3A"/>
          <w:sz w:val="27"/>
          <w:szCs w:val="27"/>
        </w:rPr>
        <w:t>குளிர்பானம்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போன்ற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உணவுப்பொருட்கள்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வாங்குவதால்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மனிதனுக்குப்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புற்றுநோய்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போன்ற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நோய்கள்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ஏற்படுவதையும்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பொம்மலாட்டம்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மூலம்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நிகழ்த்தினீர்கள்</w:t>
      </w:r>
      <w:r>
        <w:rPr>
          <w:rFonts w:ascii="Segoe UI" w:hAnsi="Segoe UI" w:cs="Segoe UI"/>
          <w:color w:val="3A3A3A"/>
          <w:sz w:val="27"/>
          <w:szCs w:val="27"/>
        </w:rPr>
        <w:t xml:space="preserve">. </w:t>
      </w:r>
      <w:proofErr w:type="gramStart"/>
      <w:r>
        <w:rPr>
          <w:rFonts w:ascii="Latha" w:hAnsi="Latha" w:cs="Latha"/>
          <w:color w:val="3A3A3A"/>
          <w:sz w:val="27"/>
          <w:szCs w:val="27"/>
        </w:rPr>
        <w:t>பாராட்டுகள்</w:t>
      </w:r>
      <w:r>
        <w:rPr>
          <w:rFonts w:ascii="Segoe UI" w:hAnsi="Segoe UI" w:cs="Segoe UI"/>
          <w:color w:val="3A3A3A"/>
          <w:sz w:val="27"/>
          <w:szCs w:val="27"/>
        </w:rPr>
        <w:t>.</w:t>
      </w:r>
      <w:proofErr w:type="gramEnd"/>
    </w:p>
    <w:p w:rsidR="000643EA" w:rsidRDefault="000643EA" w:rsidP="000643EA">
      <w:pPr>
        <w:pStyle w:val="NormalWeb"/>
        <w:shd w:val="clear" w:color="auto" w:fill="FFFFFF"/>
        <w:spacing w:before="0" w:beforeAutospacing="0" w:after="384" w:afterAutospacing="0"/>
        <w:textAlignment w:val="baseline"/>
        <w:rPr>
          <w:rFonts w:ascii="Segoe UI" w:hAnsi="Segoe UI" w:cs="Segoe UI"/>
          <w:color w:val="3A3A3A"/>
          <w:sz w:val="27"/>
          <w:szCs w:val="27"/>
        </w:rPr>
      </w:pPr>
      <w:proofErr w:type="gramStart"/>
      <w:r>
        <w:rPr>
          <w:rFonts w:ascii="Latha" w:hAnsi="Latha" w:cs="Latha"/>
          <w:color w:val="3A3A3A"/>
          <w:sz w:val="27"/>
          <w:szCs w:val="27"/>
        </w:rPr>
        <w:lastRenderedPageBreak/>
        <w:t>நெகிழிப்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பைகளை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எரிக்கும்போது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ஏற்படும்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நச்சு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வாயு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காற்றையும்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மாசுபடுத்துவதைத்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தங்களது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இனிய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குரலால்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பாடி</w:t>
      </w:r>
      <w:r>
        <w:rPr>
          <w:rFonts w:ascii="Segoe UI" w:hAnsi="Segoe UI" w:cs="Segoe UI"/>
          <w:color w:val="3A3A3A"/>
          <w:sz w:val="27"/>
          <w:szCs w:val="27"/>
        </w:rPr>
        <w:t xml:space="preserve">, </w:t>
      </w:r>
      <w:r>
        <w:rPr>
          <w:rFonts w:ascii="Latha" w:hAnsi="Latha" w:cs="Latha"/>
          <w:color w:val="3A3A3A"/>
          <w:sz w:val="27"/>
          <w:szCs w:val="27"/>
        </w:rPr>
        <w:t>எங்களைப்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பரவசமடையச்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செய்தீர்கள்</w:t>
      </w:r>
      <w:r>
        <w:rPr>
          <w:rFonts w:ascii="Segoe UI" w:hAnsi="Segoe UI" w:cs="Segoe UI"/>
          <w:color w:val="3A3A3A"/>
          <w:sz w:val="27"/>
          <w:szCs w:val="27"/>
        </w:rPr>
        <w:t>.</w:t>
      </w:r>
      <w:proofErr w:type="gramEnd"/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proofErr w:type="gramStart"/>
      <w:r>
        <w:rPr>
          <w:rFonts w:ascii="Latha" w:hAnsi="Latha" w:cs="Latha"/>
          <w:color w:val="3A3A3A"/>
          <w:sz w:val="27"/>
          <w:szCs w:val="27"/>
        </w:rPr>
        <w:t>பாராட்டுகள்</w:t>
      </w:r>
      <w:r>
        <w:rPr>
          <w:rFonts w:ascii="Segoe UI" w:hAnsi="Segoe UI" w:cs="Segoe UI"/>
          <w:color w:val="3A3A3A"/>
          <w:sz w:val="27"/>
          <w:szCs w:val="27"/>
        </w:rPr>
        <w:t>.</w:t>
      </w:r>
      <w:proofErr w:type="gramEnd"/>
    </w:p>
    <w:p w:rsidR="000643EA" w:rsidRDefault="000643EA" w:rsidP="000643EA">
      <w:pPr>
        <w:pStyle w:val="NormalWeb"/>
        <w:shd w:val="clear" w:color="auto" w:fill="FFFFFF"/>
        <w:spacing w:before="0" w:beforeAutospacing="0" w:after="384" w:afterAutospacing="0"/>
        <w:textAlignment w:val="baseline"/>
        <w:rPr>
          <w:ins w:id="31" w:author="Unknown"/>
          <w:rFonts w:ascii="Segoe UI" w:hAnsi="Segoe UI" w:cs="Segoe UI"/>
          <w:color w:val="3A3A3A"/>
          <w:sz w:val="27"/>
          <w:szCs w:val="27"/>
        </w:rPr>
      </w:pPr>
      <w:ins w:id="32" w:author="Unknown">
        <w:r>
          <w:rPr>
            <w:rFonts w:ascii="Latha" w:hAnsi="Latha" w:cs="Latha"/>
            <w:color w:val="3A3A3A"/>
            <w:sz w:val="27"/>
            <w:szCs w:val="27"/>
          </w:rPr>
          <w:t>நெகிழியைத்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தவிர்த்தல</w:t>
        </w:r>
        <w:proofErr w:type="gramStart"/>
        <w:r>
          <w:rPr>
            <w:rFonts w:ascii="Latha" w:hAnsi="Latha" w:cs="Latha"/>
            <w:color w:val="3A3A3A"/>
            <w:sz w:val="27"/>
            <w:szCs w:val="27"/>
          </w:rPr>
          <w:t>்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:</w:t>
        </w:r>
        <w:proofErr w:type="gramEnd"/>
        <w:r>
          <w:rPr>
            <w:rFonts w:ascii="Segoe UI" w:hAnsi="Segoe UI" w:cs="Segoe UI"/>
            <w:color w:val="3A3A3A"/>
            <w:sz w:val="27"/>
            <w:szCs w:val="27"/>
          </w:rPr>
          <w:br/>
        </w:r>
        <w:r>
          <w:rPr>
            <w:rFonts w:ascii="Latha" w:hAnsi="Latha" w:cs="Latha"/>
            <w:color w:val="3A3A3A"/>
            <w:sz w:val="27"/>
            <w:szCs w:val="27"/>
          </w:rPr>
          <w:t>மேற்கண்ட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தீமைகள்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ஒழிந்திட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நெகிழியைத்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தவிர்ப்போம்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என்ற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உறுதிமொழியை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நாம்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அனைவரும்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ஏற்போம்</w:t>
        </w:r>
        <w:r>
          <w:rPr>
            <w:rFonts w:ascii="Segoe UI" w:hAnsi="Segoe UI" w:cs="Segoe UI"/>
            <w:color w:val="3A3A3A"/>
            <w:sz w:val="27"/>
            <w:szCs w:val="27"/>
          </w:rPr>
          <w:t>.</w:t>
        </w:r>
        <w:r>
          <w:rPr>
            <w:rFonts w:ascii="Segoe UI" w:hAnsi="Segoe UI" w:cs="Segoe UI"/>
            <w:color w:val="3A3A3A"/>
            <w:sz w:val="27"/>
            <w:szCs w:val="27"/>
          </w:rPr>
          <w:br/>
        </w:r>
        <w:proofErr w:type="gramStart"/>
        <w:r>
          <w:rPr>
            <w:rFonts w:ascii="Latha" w:hAnsi="Latha" w:cs="Latha"/>
            <w:color w:val="3A3A3A"/>
            <w:sz w:val="27"/>
            <w:szCs w:val="27"/>
          </w:rPr>
          <w:t>தமிழர்களின்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மிகப்பழமையான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மரபுவழிக்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கலைகளில்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ஒன்று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பொம்மலாட்டம்</w:t>
        </w:r>
        <w:r>
          <w:rPr>
            <w:rFonts w:ascii="Segoe UI" w:hAnsi="Segoe UI" w:cs="Segoe UI"/>
            <w:color w:val="3A3A3A"/>
            <w:sz w:val="27"/>
            <w:szCs w:val="27"/>
          </w:rPr>
          <w:t>.</w:t>
        </w:r>
        <w:proofErr w:type="gramEnd"/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proofErr w:type="gramStart"/>
        <w:r>
          <w:rPr>
            <w:rFonts w:ascii="Latha" w:hAnsi="Latha" w:cs="Latha"/>
            <w:color w:val="3A3A3A"/>
            <w:sz w:val="27"/>
            <w:szCs w:val="27"/>
          </w:rPr>
          <w:t>இது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பொழுதுபோக்குக்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காட்சிக்கலை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ஆகும்</w:t>
        </w:r>
        <w:r>
          <w:rPr>
            <w:rFonts w:ascii="Segoe UI" w:hAnsi="Segoe UI" w:cs="Segoe UI"/>
            <w:color w:val="3A3A3A"/>
            <w:sz w:val="27"/>
            <w:szCs w:val="27"/>
          </w:rPr>
          <w:t>.</w:t>
        </w:r>
        <w:proofErr w:type="gramEnd"/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proofErr w:type="gramStart"/>
        <w:r>
          <w:rPr>
            <w:rFonts w:ascii="Latha" w:hAnsi="Latha" w:cs="Latha"/>
            <w:color w:val="3A3A3A"/>
            <w:sz w:val="27"/>
            <w:szCs w:val="27"/>
          </w:rPr>
          <w:t>இது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பொழுதுபோக்குக்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காட்சியாக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மட்டுமல்லாமல்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கல்வியறிவு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, </w:t>
        </w:r>
        <w:r>
          <w:rPr>
            <w:rFonts w:ascii="Latha" w:hAnsi="Latha" w:cs="Latha"/>
            <w:color w:val="3A3A3A"/>
            <w:sz w:val="27"/>
            <w:szCs w:val="27"/>
          </w:rPr>
          <w:t>மக்களிடையே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காணப்படும்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அறியாமையைப்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பாடல்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வழியாக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போக்குவதற்கு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நல்ல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கலையாக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விளங்குகிறது</w:t>
        </w:r>
        <w:r>
          <w:rPr>
            <w:rFonts w:ascii="Segoe UI" w:hAnsi="Segoe UI" w:cs="Segoe UI"/>
            <w:color w:val="3A3A3A"/>
            <w:sz w:val="27"/>
            <w:szCs w:val="27"/>
          </w:rPr>
          <w:t>.</w:t>
        </w:r>
        <w:proofErr w:type="gramEnd"/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குறைந்த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நேரத்தில்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அதிக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செலவில்லாமல்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இக்கலை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வடிவம்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வாயிலாக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நம்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பள்ளியின்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ஆண்டு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விழாவில்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பொம்மலாட்ட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நிகழ்ச்சியை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நடத்திய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கலைக்குழுவுக்கு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மனமார்ந்த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பாராட்டுகள்</w:t>
        </w:r>
        <w:r>
          <w:rPr>
            <w:rFonts w:ascii="Segoe UI" w:hAnsi="Segoe UI" w:cs="Segoe UI"/>
            <w:color w:val="3A3A3A"/>
            <w:sz w:val="27"/>
            <w:szCs w:val="27"/>
          </w:rPr>
          <w:t>.</w:t>
        </w:r>
      </w:ins>
    </w:p>
    <w:p w:rsidR="000643EA" w:rsidRDefault="000643EA" w:rsidP="000643EA">
      <w:pPr>
        <w:pStyle w:val="NormalWeb"/>
        <w:shd w:val="clear" w:color="auto" w:fill="FFFFFF"/>
        <w:spacing w:before="0" w:beforeAutospacing="0" w:after="384" w:afterAutospacing="0"/>
        <w:textAlignment w:val="baseline"/>
        <w:rPr>
          <w:ins w:id="33" w:author="Unknown"/>
          <w:rFonts w:ascii="Segoe UI" w:hAnsi="Segoe UI" w:cs="Segoe UI"/>
          <w:color w:val="3A3A3A"/>
          <w:sz w:val="27"/>
          <w:szCs w:val="27"/>
        </w:rPr>
      </w:pPr>
      <w:proofErr w:type="gramStart"/>
      <w:ins w:id="34" w:author="Unknown">
        <w:r>
          <w:rPr>
            <w:rFonts w:ascii="Latha" w:hAnsi="Latha" w:cs="Latha"/>
            <w:color w:val="3A3A3A"/>
            <w:sz w:val="27"/>
            <w:szCs w:val="27"/>
          </w:rPr>
          <w:t>நெகிழிப்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பைகளால்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ஏற்படும்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தீமையைப்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பொம்மலாட்டம்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வாயிலாக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நிகழ்த்தி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எங்கள்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நெஞ்சத்தை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நெகிழச்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செய்த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அனைவருக்கும்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வணக்கம்</w:t>
        </w:r>
        <w:r>
          <w:rPr>
            <w:rFonts w:ascii="Segoe UI" w:hAnsi="Segoe UI" w:cs="Segoe UI"/>
            <w:color w:val="3A3A3A"/>
            <w:sz w:val="27"/>
            <w:szCs w:val="27"/>
          </w:rPr>
          <w:t>.</w:t>
        </w:r>
        <w:proofErr w:type="gramEnd"/>
      </w:ins>
    </w:p>
    <w:p w:rsidR="009B6327" w:rsidRDefault="00AD67A9" w:rsidP="009B6327">
      <w:pPr>
        <w:pStyle w:val="NormalWeb"/>
        <w:shd w:val="clear" w:color="auto" w:fill="FFFFFF"/>
        <w:spacing w:before="0" w:beforeAutospacing="0" w:after="384" w:afterAutospacing="0"/>
        <w:textAlignment w:val="baseline"/>
        <w:rPr>
          <w:rFonts w:ascii="Segoe UI" w:hAnsi="Segoe UI" w:cs="Segoe UI"/>
          <w:color w:val="3A3A3A"/>
          <w:sz w:val="27"/>
          <w:szCs w:val="27"/>
        </w:rPr>
      </w:pPr>
      <w:r>
        <w:rPr>
          <w:rFonts w:ascii="Bamini" w:hAnsi="Bamini"/>
          <w:lang w:val="en-IN"/>
        </w:rPr>
        <w:t xml:space="preserve">44. </w:t>
      </w:r>
      <w:proofErr w:type="gramStart"/>
      <w:r>
        <w:rPr>
          <w:rFonts w:ascii="Bamini" w:hAnsi="Bamini"/>
          <w:lang w:val="en-IN"/>
        </w:rPr>
        <w:t>m)</w:t>
      </w:r>
      <w:proofErr w:type="gramEnd"/>
      <w:r w:rsidR="009B6327">
        <w:rPr>
          <w:rFonts w:ascii="Latha" w:hAnsi="Latha" w:cs="Latha"/>
          <w:color w:val="3A3A3A"/>
          <w:sz w:val="27"/>
          <w:szCs w:val="27"/>
        </w:rPr>
        <w:t>முன்னுரை</w:t>
      </w:r>
      <w:r w:rsidR="009B6327">
        <w:rPr>
          <w:rFonts w:ascii="Segoe UI" w:hAnsi="Segoe UI" w:cs="Segoe UI"/>
          <w:color w:val="3A3A3A"/>
          <w:sz w:val="27"/>
          <w:szCs w:val="27"/>
        </w:rPr>
        <w:t xml:space="preserve"> :</w:t>
      </w:r>
      <w:r w:rsidR="009B6327">
        <w:rPr>
          <w:rFonts w:ascii="Segoe UI" w:hAnsi="Segoe UI" w:cs="Segoe UI"/>
          <w:color w:val="3A3A3A"/>
          <w:sz w:val="27"/>
          <w:szCs w:val="27"/>
        </w:rPr>
        <w:br/>
      </w:r>
      <w:r w:rsidR="009B6327">
        <w:rPr>
          <w:rFonts w:ascii="Latha" w:hAnsi="Latha" w:cs="Latha"/>
          <w:color w:val="3A3A3A"/>
          <w:sz w:val="27"/>
          <w:szCs w:val="27"/>
        </w:rPr>
        <w:t>வரலாற்றில்</w:t>
      </w:r>
      <w:r w:rsidR="009B6327">
        <w:rPr>
          <w:rFonts w:ascii="Segoe UI" w:hAnsi="Segoe UI" w:cs="Segoe UI"/>
          <w:color w:val="3A3A3A"/>
          <w:sz w:val="27"/>
          <w:szCs w:val="27"/>
        </w:rPr>
        <w:t xml:space="preserve"> </w:t>
      </w:r>
      <w:r w:rsidR="009B6327">
        <w:rPr>
          <w:rFonts w:ascii="Latha" w:hAnsi="Latha" w:cs="Latha"/>
          <w:color w:val="3A3A3A"/>
          <w:sz w:val="27"/>
          <w:szCs w:val="27"/>
        </w:rPr>
        <w:t>மனிதர்கள்</w:t>
      </w:r>
      <w:r w:rsidR="009B6327">
        <w:rPr>
          <w:rFonts w:ascii="Segoe UI" w:hAnsi="Segoe UI" w:cs="Segoe UI"/>
          <w:color w:val="3A3A3A"/>
          <w:sz w:val="27"/>
          <w:szCs w:val="27"/>
        </w:rPr>
        <w:t xml:space="preserve"> </w:t>
      </w:r>
      <w:r w:rsidR="009B6327">
        <w:rPr>
          <w:rFonts w:ascii="Latha" w:hAnsi="Latha" w:cs="Latha"/>
          <w:color w:val="3A3A3A"/>
          <w:sz w:val="27"/>
          <w:szCs w:val="27"/>
        </w:rPr>
        <w:t>வருகிறார்கள்</w:t>
      </w:r>
      <w:r w:rsidR="009B6327">
        <w:rPr>
          <w:rFonts w:ascii="Segoe UI" w:hAnsi="Segoe UI" w:cs="Segoe UI"/>
          <w:color w:val="3A3A3A"/>
          <w:sz w:val="27"/>
          <w:szCs w:val="27"/>
        </w:rPr>
        <w:t xml:space="preserve">. </w:t>
      </w:r>
      <w:proofErr w:type="gramStart"/>
      <w:r w:rsidR="009B6327">
        <w:rPr>
          <w:rFonts w:ascii="Latha" w:hAnsi="Latha" w:cs="Latha"/>
          <w:color w:val="3A3A3A"/>
          <w:sz w:val="27"/>
          <w:szCs w:val="27"/>
        </w:rPr>
        <w:t>சிலர்</w:t>
      </w:r>
      <w:r w:rsidR="009B6327">
        <w:rPr>
          <w:rFonts w:ascii="Segoe UI" w:hAnsi="Segoe UI" w:cs="Segoe UI"/>
          <w:color w:val="3A3A3A"/>
          <w:sz w:val="27"/>
          <w:szCs w:val="27"/>
        </w:rPr>
        <w:t xml:space="preserve"> </w:t>
      </w:r>
      <w:r w:rsidR="009B6327">
        <w:rPr>
          <w:rFonts w:ascii="Latha" w:hAnsi="Latha" w:cs="Latha"/>
          <w:color w:val="3A3A3A"/>
          <w:sz w:val="27"/>
          <w:szCs w:val="27"/>
        </w:rPr>
        <w:t>வரலாறாகவே</w:t>
      </w:r>
      <w:r w:rsidR="009B6327">
        <w:rPr>
          <w:rFonts w:ascii="Segoe UI" w:hAnsi="Segoe UI" w:cs="Segoe UI"/>
          <w:color w:val="3A3A3A"/>
          <w:sz w:val="27"/>
          <w:szCs w:val="27"/>
        </w:rPr>
        <w:t xml:space="preserve"> </w:t>
      </w:r>
      <w:r w:rsidR="009B6327">
        <w:rPr>
          <w:rFonts w:ascii="Latha" w:hAnsi="Latha" w:cs="Latha"/>
          <w:color w:val="3A3A3A"/>
          <w:sz w:val="27"/>
          <w:szCs w:val="27"/>
        </w:rPr>
        <w:t>வாழ்கிறார்கள்</w:t>
      </w:r>
      <w:r w:rsidR="009B6327">
        <w:rPr>
          <w:rFonts w:ascii="Segoe UI" w:hAnsi="Segoe UI" w:cs="Segoe UI"/>
          <w:color w:val="3A3A3A"/>
          <w:sz w:val="27"/>
          <w:szCs w:val="27"/>
        </w:rPr>
        <w:t>.</w:t>
      </w:r>
      <w:proofErr w:type="gramEnd"/>
      <w:r w:rsidR="009B6327">
        <w:rPr>
          <w:rFonts w:ascii="Segoe UI" w:hAnsi="Segoe UI" w:cs="Segoe UI"/>
          <w:color w:val="3A3A3A"/>
          <w:sz w:val="27"/>
          <w:szCs w:val="27"/>
        </w:rPr>
        <w:t xml:space="preserve"> </w:t>
      </w:r>
      <w:proofErr w:type="gramStart"/>
      <w:r w:rsidR="009B6327">
        <w:rPr>
          <w:rFonts w:ascii="Latha" w:hAnsi="Latha" w:cs="Latha"/>
          <w:color w:val="3A3A3A"/>
          <w:sz w:val="27"/>
          <w:szCs w:val="27"/>
        </w:rPr>
        <w:t>அந்த</w:t>
      </w:r>
      <w:r w:rsidR="009B6327">
        <w:rPr>
          <w:rFonts w:ascii="Segoe UI" w:hAnsi="Segoe UI" w:cs="Segoe UI"/>
          <w:color w:val="3A3A3A"/>
          <w:sz w:val="27"/>
          <w:szCs w:val="27"/>
        </w:rPr>
        <w:t xml:space="preserve"> </w:t>
      </w:r>
      <w:r w:rsidR="009B6327">
        <w:rPr>
          <w:rFonts w:ascii="Latha" w:hAnsi="Latha" w:cs="Latha"/>
          <w:color w:val="3A3A3A"/>
          <w:sz w:val="27"/>
          <w:szCs w:val="27"/>
        </w:rPr>
        <w:t>வகையில்</w:t>
      </w:r>
      <w:r w:rsidR="009B6327">
        <w:rPr>
          <w:rFonts w:ascii="Segoe UI" w:hAnsi="Segoe UI" w:cs="Segoe UI"/>
          <w:color w:val="3A3A3A"/>
          <w:sz w:val="27"/>
          <w:szCs w:val="27"/>
        </w:rPr>
        <w:t xml:space="preserve"> </w:t>
      </w:r>
      <w:r w:rsidR="009B6327">
        <w:rPr>
          <w:rFonts w:ascii="Latha" w:hAnsi="Latha" w:cs="Latha"/>
          <w:color w:val="3A3A3A"/>
          <w:sz w:val="27"/>
          <w:szCs w:val="27"/>
        </w:rPr>
        <w:t>கல்வி</w:t>
      </w:r>
      <w:r w:rsidR="009B6327">
        <w:rPr>
          <w:rFonts w:ascii="Segoe UI" w:hAnsi="Segoe UI" w:cs="Segoe UI"/>
          <w:color w:val="3A3A3A"/>
          <w:sz w:val="27"/>
          <w:szCs w:val="27"/>
        </w:rPr>
        <w:t xml:space="preserve"> </w:t>
      </w:r>
      <w:r w:rsidR="009B6327">
        <w:rPr>
          <w:rFonts w:ascii="Latha" w:hAnsi="Latha" w:cs="Latha"/>
          <w:color w:val="3A3A3A"/>
          <w:sz w:val="27"/>
          <w:szCs w:val="27"/>
        </w:rPr>
        <w:t>அறிவற்ற</w:t>
      </w:r>
      <w:r w:rsidR="009B6327">
        <w:rPr>
          <w:rFonts w:ascii="Segoe UI" w:hAnsi="Segoe UI" w:cs="Segoe UI"/>
          <w:color w:val="3A3A3A"/>
          <w:sz w:val="27"/>
          <w:szCs w:val="27"/>
        </w:rPr>
        <w:t xml:space="preserve">, </w:t>
      </w:r>
      <w:r w:rsidR="009B6327">
        <w:rPr>
          <w:rFonts w:ascii="Latha" w:hAnsi="Latha" w:cs="Latha"/>
          <w:color w:val="3A3A3A"/>
          <w:sz w:val="27"/>
          <w:szCs w:val="27"/>
        </w:rPr>
        <w:t>இருட்சமூகத்தில்</w:t>
      </w:r>
      <w:r w:rsidR="009B6327">
        <w:rPr>
          <w:rFonts w:ascii="Segoe UI" w:hAnsi="Segoe UI" w:cs="Segoe UI"/>
          <w:color w:val="3A3A3A"/>
          <w:sz w:val="27"/>
          <w:szCs w:val="27"/>
        </w:rPr>
        <w:t xml:space="preserve"> </w:t>
      </w:r>
      <w:r w:rsidR="009B6327">
        <w:rPr>
          <w:rFonts w:ascii="Latha" w:hAnsi="Latha" w:cs="Latha"/>
          <w:color w:val="3A3A3A"/>
          <w:sz w:val="27"/>
          <w:szCs w:val="27"/>
        </w:rPr>
        <w:t>ஒற்றைச்</w:t>
      </w:r>
      <w:r w:rsidR="009B6327">
        <w:rPr>
          <w:rFonts w:ascii="Segoe UI" w:hAnsi="Segoe UI" w:cs="Segoe UI"/>
          <w:color w:val="3A3A3A"/>
          <w:sz w:val="27"/>
          <w:szCs w:val="27"/>
        </w:rPr>
        <w:t xml:space="preserve"> </w:t>
      </w:r>
      <w:r w:rsidR="009B6327">
        <w:rPr>
          <w:rFonts w:ascii="Latha" w:hAnsi="Latha" w:cs="Latha"/>
          <w:color w:val="3A3A3A"/>
          <w:sz w:val="27"/>
          <w:szCs w:val="27"/>
        </w:rPr>
        <w:t>சுடராய்</w:t>
      </w:r>
      <w:r w:rsidR="009B6327">
        <w:rPr>
          <w:rFonts w:ascii="Segoe UI" w:hAnsi="Segoe UI" w:cs="Segoe UI"/>
          <w:color w:val="3A3A3A"/>
          <w:sz w:val="27"/>
          <w:szCs w:val="27"/>
        </w:rPr>
        <w:t xml:space="preserve"> </w:t>
      </w:r>
      <w:r w:rsidR="009B6327">
        <w:rPr>
          <w:rFonts w:ascii="Latha" w:hAnsi="Latha" w:cs="Latha"/>
          <w:color w:val="3A3A3A"/>
          <w:sz w:val="27"/>
          <w:szCs w:val="27"/>
        </w:rPr>
        <w:t>பிறந்து</w:t>
      </w:r>
      <w:r w:rsidR="009B6327">
        <w:rPr>
          <w:rFonts w:ascii="Segoe UI" w:hAnsi="Segoe UI" w:cs="Segoe UI"/>
          <w:color w:val="3A3A3A"/>
          <w:sz w:val="27"/>
          <w:szCs w:val="27"/>
        </w:rPr>
        <w:t xml:space="preserve"> </w:t>
      </w:r>
      <w:r w:rsidR="009B6327">
        <w:rPr>
          <w:rFonts w:ascii="Latha" w:hAnsi="Latha" w:cs="Latha"/>
          <w:color w:val="3A3A3A"/>
          <w:sz w:val="27"/>
          <w:szCs w:val="27"/>
        </w:rPr>
        <w:t>ஓராயிரம்</w:t>
      </w:r>
      <w:r w:rsidR="009B6327">
        <w:rPr>
          <w:rFonts w:ascii="Segoe UI" w:hAnsi="Segoe UI" w:cs="Segoe UI"/>
          <w:color w:val="3A3A3A"/>
          <w:sz w:val="27"/>
          <w:szCs w:val="27"/>
        </w:rPr>
        <w:t xml:space="preserve"> </w:t>
      </w:r>
      <w:r w:rsidR="009B6327">
        <w:rPr>
          <w:rFonts w:ascii="Latha" w:hAnsi="Latha" w:cs="Latha"/>
          <w:color w:val="3A3A3A"/>
          <w:sz w:val="27"/>
          <w:szCs w:val="27"/>
        </w:rPr>
        <w:t>சுடர்களை</w:t>
      </w:r>
      <w:r w:rsidR="009B6327">
        <w:rPr>
          <w:rFonts w:ascii="Segoe UI" w:hAnsi="Segoe UI" w:cs="Segoe UI"/>
          <w:color w:val="3A3A3A"/>
          <w:sz w:val="27"/>
          <w:szCs w:val="27"/>
        </w:rPr>
        <w:t xml:space="preserve"> </w:t>
      </w:r>
      <w:r w:rsidR="009B6327">
        <w:rPr>
          <w:rFonts w:ascii="Latha" w:hAnsi="Latha" w:cs="Latha"/>
          <w:color w:val="3A3A3A"/>
          <w:sz w:val="27"/>
          <w:szCs w:val="27"/>
        </w:rPr>
        <w:t>ஏற்றி</w:t>
      </w:r>
      <w:r w:rsidR="009B6327">
        <w:rPr>
          <w:rFonts w:ascii="Segoe UI" w:hAnsi="Segoe UI" w:cs="Segoe UI"/>
          <w:color w:val="3A3A3A"/>
          <w:sz w:val="27"/>
          <w:szCs w:val="27"/>
        </w:rPr>
        <w:t xml:space="preserve">, </w:t>
      </w:r>
      <w:r w:rsidR="009B6327">
        <w:rPr>
          <w:rFonts w:ascii="Latha" w:hAnsi="Latha" w:cs="Latha"/>
          <w:color w:val="3A3A3A"/>
          <w:sz w:val="27"/>
          <w:szCs w:val="27"/>
        </w:rPr>
        <w:t>மேரி</w:t>
      </w:r>
      <w:r w:rsidR="009B6327">
        <w:rPr>
          <w:rFonts w:ascii="Segoe UI" w:hAnsi="Segoe UI" w:cs="Segoe UI"/>
          <w:color w:val="3A3A3A"/>
          <w:sz w:val="27"/>
          <w:szCs w:val="27"/>
        </w:rPr>
        <w:t xml:space="preserve"> </w:t>
      </w:r>
      <w:r w:rsidR="009B6327">
        <w:rPr>
          <w:rFonts w:ascii="Latha" w:hAnsi="Latha" w:cs="Latha"/>
          <w:color w:val="3A3A3A"/>
          <w:sz w:val="27"/>
          <w:szCs w:val="27"/>
        </w:rPr>
        <w:t>மெக்லியோட்</w:t>
      </w:r>
      <w:r w:rsidR="009B6327">
        <w:rPr>
          <w:rFonts w:ascii="Segoe UI" w:hAnsi="Segoe UI" w:cs="Segoe UI"/>
          <w:color w:val="3A3A3A"/>
          <w:sz w:val="27"/>
          <w:szCs w:val="27"/>
        </w:rPr>
        <w:t xml:space="preserve"> </w:t>
      </w:r>
      <w:r w:rsidR="009B6327">
        <w:rPr>
          <w:rFonts w:ascii="Latha" w:hAnsi="Latha" w:cs="Latha"/>
          <w:color w:val="3A3A3A"/>
          <w:sz w:val="27"/>
          <w:szCs w:val="27"/>
        </w:rPr>
        <w:t>பெத்யூன்</w:t>
      </w:r>
      <w:r w:rsidR="009B6327">
        <w:rPr>
          <w:rFonts w:ascii="Segoe UI" w:hAnsi="Segoe UI" w:cs="Segoe UI"/>
          <w:color w:val="3A3A3A"/>
          <w:sz w:val="27"/>
          <w:szCs w:val="27"/>
        </w:rPr>
        <w:t xml:space="preserve"> </w:t>
      </w:r>
      <w:r w:rsidR="009B6327">
        <w:rPr>
          <w:rFonts w:ascii="Latha" w:hAnsi="Latha" w:cs="Latha"/>
          <w:color w:val="3A3A3A"/>
          <w:sz w:val="27"/>
          <w:szCs w:val="27"/>
        </w:rPr>
        <w:t>கதையைப்</w:t>
      </w:r>
      <w:r w:rsidR="009B6327">
        <w:rPr>
          <w:rFonts w:ascii="Segoe UI" w:hAnsi="Segoe UI" w:cs="Segoe UI"/>
          <w:color w:val="3A3A3A"/>
          <w:sz w:val="27"/>
          <w:szCs w:val="27"/>
        </w:rPr>
        <w:t xml:space="preserve"> </w:t>
      </w:r>
      <w:r w:rsidR="009B6327">
        <w:rPr>
          <w:rFonts w:ascii="Latha" w:hAnsi="Latha" w:cs="Latha"/>
          <w:color w:val="3A3A3A"/>
          <w:sz w:val="27"/>
          <w:szCs w:val="27"/>
        </w:rPr>
        <w:t>பற்றி</w:t>
      </w:r>
      <w:r w:rsidR="009B6327">
        <w:rPr>
          <w:rFonts w:ascii="Segoe UI" w:hAnsi="Segoe UI" w:cs="Segoe UI"/>
          <w:color w:val="3A3A3A"/>
          <w:sz w:val="27"/>
          <w:szCs w:val="27"/>
        </w:rPr>
        <w:t xml:space="preserve"> </w:t>
      </w:r>
      <w:r w:rsidR="009B6327">
        <w:rPr>
          <w:rFonts w:ascii="Latha" w:hAnsi="Latha" w:cs="Latha"/>
          <w:color w:val="3A3A3A"/>
          <w:sz w:val="27"/>
          <w:szCs w:val="27"/>
        </w:rPr>
        <w:t>இக்கட்டுரையில்</w:t>
      </w:r>
      <w:r w:rsidR="009B6327">
        <w:rPr>
          <w:rFonts w:ascii="Segoe UI" w:hAnsi="Segoe UI" w:cs="Segoe UI"/>
          <w:color w:val="3A3A3A"/>
          <w:sz w:val="27"/>
          <w:szCs w:val="27"/>
        </w:rPr>
        <w:t xml:space="preserve"> </w:t>
      </w:r>
      <w:r w:rsidR="009B6327">
        <w:rPr>
          <w:rFonts w:ascii="Latha" w:hAnsi="Latha" w:cs="Latha"/>
          <w:color w:val="3A3A3A"/>
          <w:sz w:val="27"/>
          <w:szCs w:val="27"/>
        </w:rPr>
        <w:t>காண்போம்</w:t>
      </w:r>
      <w:r w:rsidR="009B6327">
        <w:rPr>
          <w:rFonts w:ascii="Segoe UI" w:hAnsi="Segoe UI" w:cs="Segoe UI"/>
          <w:color w:val="3A3A3A"/>
          <w:sz w:val="27"/>
          <w:szCs w:val="27"/>
        </w:rPr>
        <w:t>.</w:t>
      </w:r>
      <w:proofErr w:type="gramEnd"/>
    </w:p>
    <w:p w:rsidR="009B6327" w:rsidRDefault="009B6327" w:rsidP="009B6327">
      <w:pPr>
        <w:pStyle w:val="NormalWeb"/>
        <w:shd w:val="clear" w:color="auto" w:fill="FFFFFF"/>
        <w:spacing w:before="0" w:beforeAutospacing="0" w:after="384" w:afterAutospacing="0"/>
        <w:textAlignment w:val="baseline"/>
        <w:rPr>
          <w:ins w:id="35" w:author="Unknown"/>
          <w:rFonts w:ascii="Segoe UI" w:hAnsi="Segoe UI" w:cs="Segoe UI"/>
          <w:color w:val="3A3A3A"/>
          <w:sz w:val="27"/>
          <w:szCs w:val="27"/>
        </w:rPr>
      </w:pPr>
      <w:ins w:id="36" w:author="Unknown">
        <w:r>
          <w:rPr>
            <w:rFonts w:ascii="Latha" w:hAnsi="Latha" w:cs="Latha"/>
            <w:color w:val="3A3A3A"/>
            <w:sz w:val="27"/>
            <w:szCs w:val="27"/>
          </w:rPr>
          <w:t>இளமை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வாழ்க்க</w:t>
        </w:r>
        <w:proofErr w:type="gramStart"/>
        <w:r>
          <w:rPr>
            <w:rFonts w:ascii="Latha" w:hAnsi="Latha" w:cs="Latha"/>
            <w:color w:val="3A3A3A"/>
            <w:sz w:val="27"/>
            <w:szCs w:val="27"/>
          </w:rPr>
          <w:t>ை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:</w:t>
        </w:r>
        <w:proofErr w:type="gramEnd"/>
        <w:r>
          <w:rPr>
            <w:rFonts w:ascii="Segoe UI" w:hAnsi="Segoe UI" w:cs="Segoe UI"/>
            <w:color w:val="3A3A3A"/>
            <w:sz w:val="27"/>
            <w:szCs w:val="27"/>
          </w:rPr>
          <w:br/>
        </w:r>
        <w:r>
          <w:rPr>
            <w:rFonts w:ascii="Latha" w:hAnsi="Latha" w:cs="Latha"/>
            <w:color w:val="3A3A3A"/>
            <w:sz w:val="27"/>
            <w:szCs w:val="27"/>
          </w:rPr>
          <w:t>மேரி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தன்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தாய்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தந்தையோடு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பருத்திக்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காட்டில்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வேலை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செய்யும்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lastRenderedPageBreak/>
          <w:t>கல்வி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அறிவற்ற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உழைக்கும்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குடும்பம்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. </w:t>
        </w:r>
        <w:proofErr w:type="gramStart"/>
        <w:r>
          <w:rPr>
            <w:rFonts w:ascii="Latha" w:hAnsi="Latha" w:cs="Latha"/>
            <w:color w:val="3A3A3A"/>
            <w:sz w:val="27"/>
            <w:szCs w:val="27"/>
          </w:rPr>
          <w:t>அச்சூழலிலும்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மேரி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தனக்கென்ற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தனி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பாதை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வகுப்பாள்</w:t>
        </w:r>
        <w:r>
          <w:rPr>
            <w:rFonts w:ascii="Segoe UI" w:hAnsi="Segoe UI" w:cs="Segoe UI"/>
            <w:color w:val="3A3A3A"/>
            <w:sz w:val="27"/>
            <w:szCs w:val="27"/>
          </w:rPr>
          <w:t>.</w:t>
        </w:r>
        <w:proofErr w:type="gramEnd"/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proofErr w:type="gramStart"/>
        <w:r>
          <w:rPr>
            <w:rFonts w:ascii="Latha" w:hAnsi="Latha" w:cs="Latha"/>
            <w:color w:val="3A3A3A"/>
            <w:sz w:val="27"/>
            <w:szCs w:val="27"/>
          </w:rPr>
          <w:t>அது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, </w:t>
        </w:r>
        <w:r>
          <w:rPr>
            <w:rFonts w:ascii="Latha" w:hAnsi="Latha" w:cs="Latha"/>
            <w:color w:val="3A3A3A"/>
            <w:sz w:val="27"/>
            <w:szCs w:val="27"/>
          </w:rPr>
          <w:t>எதுவாகினும்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தான்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முதலில்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பார்க்க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வேண்டும்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என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ஆசைப்படுவாள்</w:t>
        </w:r>
        <w:r>
          <w:rPr>
            <w:rFonts w:ascii="Segoe UI" w:hAnsi="Segoe UI" w:cs="Segoe UI"/>
            <w:color w:val="3A3A3A"/>
            <w:sz w:val="27"/>
            <w:szCs w:val="27"/>
          </w:rPr>
          <w:t>.</w:t>
        </w:r>
        <w:proofErr w:type="gramEnd"/>
      </w:ins>
    </w:p>
    <w:p w:rsidR="009B6327" w:rsidRDefault="009B6327" w:rsidP="009B6327">
      <w:pPr>
        <w:pStyle w:val="NormalWeb"/>
        <w:shd w:val="clear" w:color="auto" w:fill="FFFFFF"/>
        <w:spacing w:before="0" w:beforeAutospacing="0" w:after="384" w:afterAutospacing="0"/>
        <w:textAlignment w:val="baseline"/>
        <w:rPr>
          <w:ins w:id="37" w:author="Unknown"/>
          <w:rFonts w:ascii="Segoe UI" w:hAnsi="Segoe UI" w:cs="Segoe UI"/>
          <w:color w:val="3A3A3A"/>
          <w:sz w:val="27"/>
          <w:szCs w:val="27"/>
        </w:rPr>
      </w:pPr>
      <w:ins w:id="38" w:author="Unknown">
        <w:r>
          <w:rPr>
            <w:rFonts w:ascii="Latha" w:hAnsi="Latha" w:cs="Latha"/>
            <w:color w:val="3A3A3A"/>
            <w:sz w:val="27"/>
            <w:szCs w:val="27"/>
          </w:rPr>
          <w:t>மேரிக்கு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ஏற்பட்ட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அவமானம்</w:t>
        </w:r>
        <w:r>
          <w:rPr>
            <w:rFonts w:ascii="Segoe UI" w:hAnsi="Segoe UI" w:cs="Segoe UI"/>
            <w:color w:val="3A3A3A"/>
            <w:sz w:val="27"/>
            <w:szCs w:val="27"/>
          </w:rPr>
          <w:t>:</w:t>
        </w:r>
        <w:r>
          <w:rPr>
            <w:rFonts w:ascii="Segoe UI" w:hAnsi="Segoe UI" w:cs="Segoe UI"/>
            <w:color w:val="3A3A3A"/>
            <w:sz w:val="27"/>
            <w:szCs w:val="27"/>
          </w:rPr>
          <w:br/>
        </w:r>
        <w:r>
          <w:rPr>
            <w:rFonts w:ascii="Latha" w:hAnsi="Latha" w:cs="Latha"/>
            <w:color w:val="3A3A3A"/>
            <w:sz w:val="27"/>
            <w:szCs w:val="27"/>
          </w:rPr>
          <w:t>மேரி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ஒருநாள்தாயுடன்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வில்சன்வீட்டிற்குச்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செல்கிறாள்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. </w:t>
        </w:r>
        <w:proofErr w:type="gramStart"/>
        <w:r>
          <w:rPr>
            <w:rFonts w:ascii="Latha" w:hAnsi="Latha" w:cs="Latha"/>
            <w:color w:val="3A3A3A"/>
            <w:sz w:val="27"/>
            <w:szCs w:val="27"/>
          </w:rPr>
          <w:t>அங்குக்குழந்தைகள்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விளையாடுவதைக்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கண்டு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வியப்புற்றாலும்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அவள்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கண்கள்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அங்கு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இருந்த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புத்தகத்தின்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மீதே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சென்றது</w:t>
        </w:r>
        <w:r>
          <w:rPr>
            <w:rFonts w:ascii="Segoe UI" w:hAnsi="Segoe UI" w:cs="Segoe UI"/>
            <w:color w:val="3A3A3A"/>
            <w:sz w:val="27"/>
            <w:szCs w:val="27"/>
          </w:rPr>
          <w:t>.</w:t>
        </w:r>
        <w:proofErr w:type="gramEnd"/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proofErr w:type="gramStart"/>
        <w:r>
          <w:rPr>
            <w:rFonts w:ascii="Latha" w:hAnsi="Latha" w:cs="Latha"/>
            <w:color w:val="3A3A3A"/>
            <w:sz w:val="27"/>
            <w:szCs w:val="27"/>
          </w:rPr>
          <w:t>ஒரு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புத்தகத்தை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எடுத்துப்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புரட்டிப்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பார்க்கின்றபோது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வில்சனின்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இளைய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மகள்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புத்தகத்தை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வெடுக்கென்று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பிடுங்கி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உன்னால்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படிக்கமுடியாது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என்று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கூறினாள்</w:t>
        </w:r>
        <w:r>
          <w:rPr>
            <w:rFonts w:ascii="Segoe UI" w:hAnsi="Segoe UI" w:cs="Segoe UI"/>
            <w:color w:val="3A3A3A"/>
            <w:sz w:val="27"/>
            <w:szCs w:val="27"/>
          </w:rPr>
          <w:t>.</w:t>
        </w:r>
        <w:proofErr w:type="gramEnd"/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proofErr w:type="gramStart"/>
        <w:r>
          <w:rPr>
            <w:rFonts w:ascii="Latha" w:hAnsi="Latha" w:cs="Latha"/>
            <w:color w:val="3A3A3A"/>
            <w:sz w:val="27"/>
            <w:szCs w:val="27"/>
          </w:rPr>
          <w:t>அந்த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வார்த்தை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அவள்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மனதைக்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கிழித்தது</w:t>
        </w:r>
        <w:r>
          <w:rPr>
            <w:rFonts w:ascii="Segoe UI" w:hAnsi="Segoe UI" w:cs="Segoe UI"/>
            <w:color w:val="3A3A3A"/>
            <w:sz w:val="27"/>
            <w:szCs w:val="27"/>
          </w:rPr>
          <w:t>.</w:t>
        </w:r>
        <w:proofErr w:type="gramEnd"/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proofErr w:type="gramStart"/>
        <w:r>
          <w:rPr>
            <w:rFonts w:ascii="Latha" w:hAnsi="Latha" w:cs="Latha"/>
            <w:color w:val="3A3A3A"/>
            <w:sz w:val="27"/>
            <w:szCs w:val="27"/>
          </w:rPr>
          <w:t>உடனே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வீட்டை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விட்டு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வெளியேறினாள்</w:t>
        </w:r>
        <w:r>
          <w:rPr>
            <w:rFonts w:ascii="Segoe UI" w:hAnsi="Segoe UI" w:cs="Segoe UI"/>
            <w:color w:val="3A3A3A"/>
            <w:sz w:val="27"/>
            <w:szCs w:val="27"/>
          </w:rPr>
          <w:t>.</w:t>
        </w:r>
        <w:proofErr w:type="gramEnd"/>
      </w:ins>
    </w:p>
    <w:p w:rsidR="009B6327" w:rsidRDefault="009B6327" w:rsidP="009B6327">
      <w:pPr>
        <w:pStyle w:val="NormalWeb"/>
        <w:shd w:val="clear" w:color="auto" w:fill="FFFFFF"/>
        <w:spacing w:before="0" w:beforeAutospacing="0" w:after="384" w:afterAutospacing="0"/>
        <w:textAlignment w:val="baseline"/>
        <w:rPr>
          <w:ins w:id="39" w:author="Unknown"/>
          <w:rFonts w:ascii="Segoe UI" w:hAnsi="Segoe UI" w:cs="Segoe UI"/>
          <w:color w:val="3A3A3A"/>
          <w:sz w:val="27"/>
          <w:szCs w:val="27"/>
        </w:rPr>
      </w:pPr>
      <w:ins w:id="40" w:author="Unknown">
        <w:r>
          <w:rPr>
            <w:rFonts w:ascii="Latha" w:hAnsi="Latha" w:cs="Latha"/>
            <w:color w:val="3A3A3A"/>
            <w:sz w:val="27"/>
            <w:szCs w:val="27"/>
          </w:rPr>
          <w:t>மேரியின்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ஏக்கம</w:t>
        </w:r>
        <w:proofErr w:type="gramStart"/>
        <w:r>
          <w:rPr>
            <w:rFonts w:ascii="Latha" w:hAnsi="Latha" w:cs="Latha"/>
            <w:color w:val="3A3A3A"/>
            <w:sz w:val="27"/>
            <w:szCs w:val="27"/>
          </w:rPr>
          <w:t>்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:</w:t>
        </w:r>
        <w:proofErr w:type="gramEnd"/>
        <w:r>
          <w:rPr>
            <w:rFonts w:ascii="Segoe UI" w:hAnsi="Segoe UI" w:cs="Segoe UI"/>
            <w:color w:val="3A3A3A"/>
            <w:sz w:val="27"/>
            <w:szCs w:val="27"/>
          </w:rPr>
          <w:br/>
        </w:r>
        <w:r>
          <w:rPr>
            <w:rFonts w:ascii="Latha" w:hAnsi="Latha" w:cs="Latha"/>
            <w:color w:val="3A3A3A"/>
            <w:sz w:val="27"/>
            <w:szCs w:val="27"/>
          </w:rPr>
          <w:t>வில்சனின்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வீட்டில்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நடந்த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அவமானங்களை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எண்ணி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கண்ணீர்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வடித்துத்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தன்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தந்தையிடம்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நான்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படிக்க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வேண்டும்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. </w:t>
        </w:r>
        <w:proofErr w:type="gramStart"/>
        <w:r>
          <w:rPr>
            <w:rFonts w:ascii="Latha" w:hAnsi="Latha" w:cs="Latha"/>
            <w:color w:val="3A3A3A"/>
            <w:sz w:val="27"/>
            <w:szCs w:val="27"/>
          </w:rPr>
          <w:t>படித்தால்தான்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இச்சமூகம்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மதிக்கும்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என்று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கூறுகிறாள்</w:t>
        </w:r>
        <w:r>
          <w:rPr>
            <w:rFonts w:ascii="Segoe UI" w:hAnsi="Segoe UI" w:cs="Segoe UI"/>
            <w:color w:val="3A3A3A"/>
            <w:sz w:val="27"/>
            <w:szCs w:val="27"/>
          </w:rPr>
          <w:t>.</w:t>
        </w:r>
        <w:proofErr w:type="gramEnd"/>
      </w:ins>
    </w:p>
    <w:p w:rsidR="009B6327" w:rsidRDefault="009B6327" w:rsidP="009B6327">
      <w:pPr>
        <w:pStyle w:val="NormalWeb"/>
        <w:shd w:val="clear" w:color="auto" w:fill="FFFFFF"/>
        <w:spacing w:before="0" w:beforeAutospacing="0" w:after="384" w:afterAutospacing="0"/>
        <w:textAlignment w:val="baseline"/>
        <w:rPr>
          <w:ins w:id="41" w:author="Unknown"/>
          <w:rFonts w:ascii="Segoe UI" w:hAnsi="Segoe UI" w:cs="Segoe UI"/>
          <w:color w:val="3A3A3A"/>
          <w:sz w:val="27"/>
          <w:szCs w:val="27"/>
        </w:rPr>
      </w:pPr>
      <w:ins w:id="42" w:author="Unknown">
        <w:r>
          <w:rPr>
            <w:rFonts w:ascii="Latha" w:hAnsi="Latha" w:cs="Latha"/>
            <w:color w:val="3A3A3A"/>
            <w:sz w:val="27"/>
            <w:szCs w:val="27"/>
          </w:rPr>
          <w:t>தந்தையின்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அறிவுர</w:t>
        </w:r>
        <w:proofErr w:type="gramStart"/>
        <w:r>
          <w:rPr>
            <w:rFonts w:ascii="Latha" w:hAnsi="Latha" w:cs="Latha"/>
            <w:color w:val="3A3A3A"/>
            <w:sz w:val="27"/>
            <w:szCs w:val="27"/>
          </w:rPr>
          <w:t>ை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:</w:t>
        </w:r>
        <w:proofErr w:type="gramEnd"/>
        <w:r>
          <w:rPr>
            <w:rFonts w:ascii="Segoe UI" w:hAnsi="Segoe UI" w:cs="Segoe UI"/>
            <w:color w:val="3A3A3A"/>
            <w:sz w:val="27"/>
            <w:szCs w:val="27"/>
          </w:rPr>
          <w:br/>
        </w:r>
        <w:r>
          <w:rPr>
            <w:rFonts w:ascii="Latha" w:hAnsi="Latha" w:cs="Latha"/>
            <w:color w:val="3A3A3A"/>
            <w:sz w:val="27"/>
            <w:szCs w:val="27"/>
          </w:rPr>
          <w:t>மேரி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நாம்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பள்ளிச்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செல்லமுடியாது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. </w:t>
        </w:r>
        <w:proofErr w:type="gramStart"/>
        <w:r>
          <w:rPr>
            <w:rFonts w:ascii="Latha" w:hAnsi="Latha" w:cs="Latha"/>
            <w:color w:val="3A3A3A"/>
            <w:sz w:val="27"/>
            <w:szCs w:val="27"/>
          </w:rPr>
          <w:t>நமக்கென்று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தனியாகப்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பள்ளிக்கூடம்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இல்லை</w:t>
        </w:r>
        <w:r>
          <w:rPr>
            <w:rFonts w:ascii="Segoe UI" w:hAnsi="Segoe UI" w:cs="Segoe UI"/>
            <w:color w:val="3A3A3A"/>
            <w:sz w:val="27"/>
            <w:szCs w:val="27"/>
          </w:rPr>
          <w:t>.</w:t>
        </w:r>
        <w:proofErr w:type="gramEnd"/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proofErr w:type="gramStart"/>
        <w:r>
          <w:rPr>
            <w:rFonts w:ascii="Latha" w:hAnsi="Latha" w:cs="Latha"/>
            <w:color w:val="3A3A3A"/>
            <w:sz w:val="27"/>
            <w:szCs w:val="27"/>
          </w:rPr>
          <w:t>வெளியூரில்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பள்ளியில்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வெள்ளைக்காரர்கள்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படிக்கும்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பள்ளிதான்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இருக்கிறது</w:t>
        </w:r>
        <w:r>
          <w:rPr>
            <w:rFonts w:ascii="Segoe UI" w:hAnsi="Segoe UI" w:cs="Segoe UI"/>
            <w:color w:val="3A3A3A"/>
            <w:sz w:val="27"/>
            <w:szCs w:val="27"/>
          </w:rPr>
          <w:t>.</w:t>
        </w:r>
        <w:proofErr w:type="gramEnd"/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proofErr w:type="gramStart"/>
        <w:r>
          <w:rPr>
            <w:rFonts w:ascii="Latha" w:hAnsi="Latha" w:cs="Latha"/>
            <w:color w:val="3A3A3A"/>
            <w:sz w:val="27"/>
            <w:szCs w:val="27"/>
          </w:rPr>
          <w:t>அதிலும்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நம்மைச்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சேர்க்கமாட்டார்கள்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என்றார்</w:t>
        </w:r>
        <w:r>
          <w:rPr>
            <w:rFonts w:ascii="Segoe UI" w:hAnsi="Segoe UI" w:cs="Segoe UI"/>
            <w:color w:val="3A3A3A"/>
            <w:sz w:val="27"/>
            <w:szCs w:val="27"/>
          </w:rPr>
          <w:t>.</w:t>
        </w:r>
        <w:proofErr w:type="gramEnd"/>
      </w:ins>
    </w:p>
    <w:p w:rsidR="009B6327" w:rsidRDefault="009B6327" w:rsidP="009B6327">
      <w:pPr>
        <w:pStyle w:val="NormalWeb"/>
        <w:shd w:val="clear" w:color="auto" w:fill="FFFFFF"/>
        <w:spacing w:before="0" w:beforeAutospacing="0" w:after="384" w:afterAutospacing="0"/>
        <w:textAlignment w:val="baseline"/>
        <w:rPr>
          <w:ins w:id="43" w:author="Unknown"/>
          <w:rFonts w:ascii="Segoe UI" w:hAnsi="Segoe UI" w:cs="Segoe UI"/>
          <w:color w:val="3A3A3A"/>
          <w:sz w:val="27"/>
          <w:szCs w:val="27"/>
        </w:rPr>
      </w:pPr>
      <w:ins w:id="44" w:author="Unknown">
        <w:r>
          <w:rPr>
            <w:rFonts w:ascii="Latha" w:hAnsi="Latha" w:cs="Latha"/>
            <w:color w:val="3A3A3A"/>
            <w:sz w:val="27"/>
            <w:szCs w:val="27"/>
          </w:rPr>
          <w:t>மேரியின்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தன்னம்பிக்கை</w:t>
        </w:r>
        <w:r>
          <w:rPr>
            <w:rFonts w:ascii="Segoe UI" w:hAnsi="Segoe UI" w:cs="Segoe UI"/>
            <w:color w:val="3A3A3A"/>
            <w:sz w:val="27"/>
            <w:szCs w:val="27"/>
          </w:rPr>
          <w:t>:</w:t>
        </w:r>
        <w:r>
          <w:rPr>
            <w:rFonts w:ascii="Segoe UI" w:hAnsi="Segoe UI" w:cs="Segoe UI"/>
            <w:color w:val="3A3A3A"/>
            <w:sz w:val="27"/>
            <w:szCs w:val="27"/>
          </w:rPr>
          <w:br/>
        </w:r>
        <w:r>
          <w:rPr>
            <w:rFonts w:ascii="Latha" w:hAnsi="Latha" w:cs="Latha"/>
            <w:color w:val="3A3A3A"/>
            <w:sz w:val="27"/>
            <w:szCs w:val="27"/>
          </w:rPr>
          <w:t>பதினொரு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வயது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நிரம்பிய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மேரி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வயல்காட்டிலிருந்து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பருத்திமூட்டையைச்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சுமந்துகொண்டு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வீட்டிற்கு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வந்தாள்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. </w:t>
        </w:r>
        <w:r>
          <w:rPr>
            <w:rFonts w:ascii="Latha" w:hAnsi="Latha" w:cs="Latha"/>
            <w:color w:val="3A3A3A"/>
            <w:sz w:val="27"/>
            <w:szCs w:val="27"/>
          </w:rPr>
          <w:t>அப்போது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வீட்டில்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முன்பின்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அறிமுகம்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இல்லாத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பெண்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தன்னை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அறிமுகம்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செய்துகொண்டு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, </w:t>
        </w:r>
        <w:r>
          <w:rPr>
            <w:rFonts w:ascii="Latha" w:hAnsi="Latha" w:cs="Latha"/>
            <w:color w:val="3A3A3A"/>
            <w:sz w:val="27"/>
            <w:szCs w:val="27"/>
          </w:rPr>
          <w:t>நீ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படிக்க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வேண்டும்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; </w:t>
        </w:r>
        <w:r>
          <w:rPr>
            <w:rFonts w:ascii="Latha" w:hAnsi="Latha" w:cs="Latha"/>
            <w:color w:val="3A3A3A"/>
            <w:sz w:val="27"/>
            <w:szCs w:val="27"/>
          </w:rPr>
          <w:t>உன்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lastRenderedPageBreak/>
          <w:t>வேலைகளை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முடித்துக்கொண்டு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சீக்கிரம்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வரவேண்டும்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என்றார்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. </w:t>
        </w:r>
        <w:proofErr w:type="gramStart"/>
        <w:r>
          <w:rPr>
            <w:rFonts w:ascii="Latha" w:hAnsi="Latha" w:cs="Latha"/>
            <w:color w:val="3A3A3A"/>
            <w:sz w:val="27"/>
            <w:szCs w:val="27"/>
          </w:rPr>
          <w:t>மேரிக்கு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நா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எழவில்லை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, </w:t>
        </w:r>
        <w:r>
          <w:rPr>
            <w:rFonts w:ascii="Latha" w:hAnsi="Latha" w:cs="Latha"/>
            <w:color w:val="3A3A3A"/>
            <w:sz w:val="27"/>
            <w:szCs w:val="27"/>
          </w:rPr>
          <w:t>வாயடைத்து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நின்று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வாசிக்கப்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புறப்பட்டாள்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; </w:t>
        </w:r>
        <w:r>
          <w:rPr>
            <w:rFonts w:ascii="Latha" w:hAnsi="Latha" w:cs="Latha"/>
            <w:color w:val="3A3A3A"/>
            <w:sz w:val="27"/>
            <w:szCs w:val="27"/>
          </w:rPr>
          <w:t>படிக்கத்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தொடங்கினாள்</w:t>
        </w:r>
        <w:r>
          <w:rPr>
            <w:rFonts w:ascii="Segoe UI" w:hAnsi="Segoe UI" w:cs="Segoe UI"/>
            <w:color w:val="3A3A3A"/>
            <w:sz w:val="27"/>
            <w:szCs w:val="27"/>
          </w:rPr>
          <w:t>.</w:t>
        </w:r>
        <w:proofErr w:type="gramEnd"/>
        <w:r>
          <w:rPr>
            <w:rFonts w:ascii="Segoe UI" w:hAnsi="Segoe UI" w:cs="Segoe UI"/>
            <w:color w:val="3A3A3A"/>
            <w:sz w:val="27"/>
            <w:szCs w:val="27"/>
          </w:rPr>
          <w:br/>
        </w:r>
        <w:proofErr w:type="gramStart"/>
        <w:r>
          <w:rPr>
            <w:rFonts w:ascii="Latha" w:hAnsi="Latha" w:cs="Latha"/>
            <w:color w:val="3A3A3A"/>
            <w:sz w:val="27"/>
            <w:szCs w:val="27"/>
          </w:rPr>
          <w:t>புதிது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புதிதாக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கற்றாள்</w:t>
        </w:r>
        <w:r>
          <w:rPr>
            <w:rFonts w:ascii="Segoe UI" w:hAnsi="Segoe UI" w:cs="Segoe UI"/>
            <w:color w:val="3A3A3A"/>
            <w:sz w:val="27"/>
            <w:szCs w:val="27"/>
          </w:rPr>
          <w:t>.</w:t>
        </w:r>
        <w:proofErr w:type="gramEnd"/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proofErr w:type="gramStart"/>
        <w:r>
          <w:rPr>
            <w:rFonts w:ascii="Latha" w:hAnsi="Latha" w:cs="Latha"/>
            <w:color w:val="3A3A3A"/>
            <w:sz w:val="27"/>
            <w:szCs w:val="27"/>
          </w:rPr>
          <w:t>தன்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பாதையை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மெல்ல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மெல்ல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உயர்த்தினாள்</w:t>
        </w:r>
        <w:r>
          <w:rPr>
            <w:rFonts w:ascii="Segoe UI" w:hAnsi="Segoe UI" w:cs="Segoe UI"/>
            <w:color w:val="3A3A3A"/>
            <w:sz w:val="27"/>
            <w:szCs w:val="27"/>
          </w:rPr>
          <w:t>.</w:t>
        </w:r>
        <w:proofErr w:type="gramEnd"/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proofErr w:type="gramStart"/>
        <w:r>
          <w:rPr>
            <w:rFonts w:ascii="Latha" w:hAnsi="Latha" w:cs="Latha"/>
            <w:color w:val="3A3A3A"/>
            <w:sz w:val="27"/>
            <w:szCs w:val="27"/>
          </w:rPr>
          <w:t>இறுதி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வகுப்பு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படித்து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, </w:t>
        </w:r>
        <w:r>
          <w:rPr>
            <w:rFonts w:ascii="Latha" w:hAnsi="Latha" w:cs="Latha"/>
            <w:color w:val="3A3A3A"/>
            <w:sz w:val="27"/>
            <w:szCs w:val="27"/>
          </w:rPr>
          <w:t>சான்றிதழ்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பெற்றாள்</w:t>
        </w:r>
        <w:r>
          <w:rPr>
            <w:rFonts w:ascii="Segoe UI" w:hAnsi="Segoe UI" w:cs="Segoe UI"/>
            <w:color w:val="3A3A3A"/>
            <w:sz w:val="27"/>
            <w:szCs w:val="27"/>
          </w:rPr>
          <w:t>.</w:t>
        </w:r>
        <w:proofErr w:type="gramEnd"/>
      </w:ins>
    </w:p>
    <w:p w:rsidR="009B6327" w:rsidRDefault="009B6327" w:rsidP="009B6327">
      <w:pPr>
        <w:pStyle w:val="NormalWeb"/>
        <w:shd w:val="clear" w:color="auto" w:fill="FFFFFF"/>
        <w:spacing w:before="0" w:beforeAutospacing="0" w:after="384" w:afterAutospacing="0"/>
        <w:textAlignment w:val="baseline"/>
        <w:rPr>
          <w:ins w:id="45" w:author="Unknown"/>
          <w:rFonts w:ascii="Segoe UI" w:hAnsi="Segoe UI" w:cs="Segoe UI"/>
          <w:color w:val="3A3A3A"/>
          <w:sz w:val="27"/>
          <w:szCs w:val="27"/>
        </w:rPr>
      </w:pPr>
      <w:ins w:id="46" w:author="Unknown">
        <w:r>
          <w:rPr>
            <w:rFonts w:ascii="Latha" w:hAnsi="Latha" w:cs="Latha"/>
            <w:color w:val="3A3A3A"/>
            <w:sz w:val="27"/>
            <w:szCs w:val="27"/>
          </w:rPr>
          <w:t>பட்டமளிப்பு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விழ</w:t>
        </w:r>
        <w:proofErr w:type="gramStart"/>
        <w:r>
          <w:rPr>
            <w:rFonts w:ascii="Latha" w:hAnsi="Latha" w:cs="Latha"/>
            <w:color w:val="3A3A3A"/>
            <w:sz w:val="27"/>
            <w:szCs w:val="27"/>
          </w:rPr>
          <w:t>ா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:</w:t>
        </w:r>
        <w:proofErr w:type="gramEnd"/>
        <w:r>
          <w:rPr>
            <w:rFonts w:ascii="Segoe UI" w:hAnsi="Segoe UI" w:cs="Segoe UI"/>
            <w:color w:val="3A3A3A"/>
            <w:sz w:val="27"/>
            <w:szCs w:val="27"/>
          </w:rPr>
          <w:br/>
        </w:r>
        <w:r>
          <w:rPr>
            <w:rFonts w:ascii="Latha" w:hAnsi="Latha" w:cs="Latha"/>
            <w:color w:val="3A3A3A"/>
            <w:sz w:val="27"/>
            <w:szCs w:val="27"/>
          </w:rPr>
          <w:t>தோல்வியே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வெற்றிக்கு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முதல்படி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என்பதை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உணர்ந்த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மேரி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, </w:t>
        </w:r>
        <w:r>
          <w:rPr>
            <w:rFonts w:ascii="Latha" w:hAnsi="Latha" w:cs="Latha"/>
            <w:color w:val="3A3A3A"/>
            <w:sz w:val="27"/>
            <w:szCs w:val="27"/>
          </w:rPr>
          <w:t>வில்சனின்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இளைய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மகள்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என்னை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அவமதிக்காவிட்டால்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இந்த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ஊக்கம்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கிடைத்திருக்காது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. </w:t>
        </w:r>
        <w:r>
          <w:rPr>
            <w:rFonts w:ascii="Latha" w:hAnsi="Latha" w:cs="Latha"/>
            <w:color w:val="3A3A3A"/>
            <w:sz w:val="27"/>
            <w:szCs w:val="27"/>
          </w:rPr>
          <w:t>அச்சிறுமியின்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செயல்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எனக்கு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நேரிடாவிட்டால்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இந்த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விருது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பெற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இயலாது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என்று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எண்ணி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பெருமிதம்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அடைந்த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மேரிக்கு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எழுத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படிக்கத்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தெரியும்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எனப்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பட்டம்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அளித்துச்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சிறப்பித்தது</w:t>
        </w:r>
        <w:r>
          <w:rPr>
            <w:rFonts w:ascii="Segoe UI" w:hAnsi="Segoe UI" w:cs="Segoe UI"/>
            <w:color w:val="3A3A3A"/>
            <w:sz w:val="27"/>
            <w:szCs w:val="27"/>
          </w:rPr>
          <w:t>.</w:t>
        </w:r>
      </w:ins>
    </w:p>
    <w:p w:rsidR="009B6327" w:rsidRDefault="009B6327" w:rsidP="009B6327">
      <w:pPr>
        <w:pStyle w:val="NormalWeb"/>
        <w:shd w:val="clear" w:color="auto" w:fill="FFFFFF"/>
        <w:spacing w:before="0" w:beforeAutospacing="0" w:after="384" w:afterAutospacing="0"/>
        <w:textAlignment w:val="baseline"/>
        <w:rPr>
          <w:ins w:id="47" w:author="Unknown"/>
          <w:rFonts w:ascii="Segoe UI" w:hAnsi="Segoe UI" w:cs="Segoe UI"/>
          <w:color w:val="3A3A3A"/>
          <w:sz w:val="27"/>
          <w:szCs w:val="27"/>
        </w:rPr>
      </w:pPr>
      <w:ins w:id="48" w:author="Unknown">
        <w:r>
          <w:rPr>
            <w:rFonts w:ascii="Latha" w:hAnsi="Latha" w:cs="Latha"/>
            <w:color w:val="3A3A3A"/>
            <w:sz w:val="27"/>
            <w:szCs w:val="27"/>
          </w:rPr>
          <w:t>மேற்படிப்ப</w:t>
        </w:r>
        <w:proofErr w:type="gramStart"/>
        <w:r>
          <w:rPr>
            <w:rFonts w:ascii="Latha" w:hAnsi="Latha" w:cs="Latha"/>
            <w:color w:val="3A3A3A"/>
            <w:sz w:val="27"/>
            <w:szCs w:val="27"/>
          </w:rPr>
          <w:t>ு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:</w:t>
        </w:r>
        <w:proofErr w:type="gramEnd"/>
        <w:r>
          <w:rPr>
            <w:rFonts w:ascii="Segoe UI" w:hAnsi="Segoe UI" w:cs="Segoe UI"/>
            <w:color w:val="3A3A3A"/>
            <w:sz w:val="27"/>
            <w:szCs w:val="27"/>
          </w:rPr>
          <w:br/>
        </w:r>
        <w:r>
          <w:rPr>
            <w:rFonts w:ascii="Latha" w:hAnsi="Latha" w:cs="Latha"/>
            <w:color w:val="3A3A3A"/>
            <w:sz w:val="27"/>
            <w:szCs w:val="27"/>
          </w:rPr>
          <w:t>பட்டமளிப்பு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விழாவின்போது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வில்சன்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தோளில்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மேரியை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அணைத்து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‘</w:t>
        </w:r>
        <w:r>
          <w:rPr>
            <w:rFonts w:ascii="Latha" w:hAnsi="Latha" w:cs="Latha"/>
            <w:color w:val="3A3A3A"/>
            <w:sz w:val="27"/>
            <w:szCs w:val="27"/>
          </w:rPr>
          <w:t>நீ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எனக்கு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என்ன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செய்யப்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போகிறாய்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’ </w:t>
        </w:r>
        <w:r>
          <w:rPr>
            <w:rFonts w:ascii="Latha" w:hAnsi="Latha" w:cs="Latha"/>
            <w:color w:val="3A3A3A"/>
            <w:sz w:val="27"/>
            <w:szCs w:val="27"/>
          </w:rPr>
          <w:t>என்றார்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. </w:t>
        </w:r>
        <w:proofErr w:type="gramStart"/>
        <w:r>
          <w:rPr>
            <w:rFonts w:ascii="Segoe UI" w:hAnsi="Segoe UI" w:cs="Segoe UI"/>
            <w:color w:val="3A3A3A"/>
            <w:sz w:val="27"/>
            <w:szCs w:val="27"/>
          </w:rPr>
          <w:t>“</w:t>
        </w:r>
        <w:r>
          <w:rPr>
            <w:rFonts w:ascii="Latha" w:hAnsi="Latha" w:cs="Latha"/>
            <w:color w:val="3A3A3A"/>
            <w:sz w:val="27"/>
            <w:szCs w:val="27"/>
          </w:rPr>
          <w:t>மிஸ்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நான்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மேலும்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படிக்க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விரும்புகிறேன்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” </w:t>
        </w:r>
        <w:r>
          <w:rPr>
            <w:rFonts w:ascii="Latha" w:hAnsi="Latha" w:cs="Latha"/>
            <w:color w:val="3A3A3A"/>
            <w:sz w:val="27"/>
            <w:szCs w:val="27"/>
          </w:rPr>
          <w:t>என்றார்</w:t>
        </w:r>
        <w:r>
          <w:rPr>
            <w:rFonts w:ascii="Segoe UI" w:hAnsi="Segoe UI" w:cs="Segoe UI"/>
            <w:color w:val="3A3A3A"/>
            <w:sz w:val="27"/>
            <w:szCs w:val="27"/>
          </w:rPr>
          <w:t>.</w:t>
        </w:r>
        <w:proofErr w:type="gramEnd"/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proofErr w:type="gramStart"/>
        <w:r>
          <w:rPr>
            <w:rFonts w:ascii="Latha" w:hAnsi="Latha" w:cs="Latha"/>
            <w:color w:val="3A3A3A"/>
            <w:sz w:val="27"/>
            <w:szCs w:val="27"/>
          </w:rPr>
          <w:t>ஆனால்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அலைகடலில்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அகப்பட்ட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கப்பல்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கரைசேர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இயலாத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நிலைபோல்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இருந்தாள்</w:t>
        </w:r>
        <w:r>
          <w:rPr>
            <w:rFonts w:ascii="Segoe UI" w:hAnsi="Segoe UI" w:cs="Segoe UI"/>
            <w:color w:val="3A3A3A"/>
            <w:sz w:val="27"/>
            <w:szCs w:val="27"/>
          </w:rPr>
          <w:t>.</w:t>
        </w:r>
        <w:proofErr w:type="gramEnd"/>
      </w:ins>
    </w:p>
    <w:p w:rsidR="009B6327" w:rsidRDefault="009B6327" w:rsidP="009B6327">
      <w:pPr>
        <w:pStyle w:val="NormalWeb"/>
        <w:shd w:val="clear" w:color="auto" w:fill="FFFFFF"/>
        <w:spacing w:before="0" w:beforeAutospacing="0" w:after="384" w:afterAutospacing="0"/>
        <w:textAlignment w:val="baseline"/>
        <w:rPr>
          <w:ins w:id="49" w:author="Unknown"/>
          <w:rFonts w:ascii="Segoe UI" w:hAnsi="Segoe UI" w:cs="Segoe UI"/>
          <w:color w:val="3A3A3A"/>
          <w:sz w:val="27"/>
          <w:szCs w:val="27"/>
        </w:rPr>
      </w:pPr>
      <w:ins w:id="50" w:author="Unknown">
        <w:r>
          <w:rPr>
            <w:rFonts w:ascii="Latha" w:hAnsi="Latha" w:cs="Latha"/>
            <w:color w:val="3A3A3A"/>
            <w:sz w:val="27"/>
            <w:szCs w:val="27"/>
          </w:rPr>
          <w:t>புதியதோர்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பயணம</w:t>
        </w:r>
        <w:proofErr w:type="gramStart"/>
        <w:r>
          <w:rPr>
            <w:rFonts w:ascii="Latha" w:hAnsi="Latha" w:cs="Latha"/>
            <w:color w:val="3A3A3A"/>
            <w:sz w:val="27"/>
            <w:szCs w:val="27"/>
          </w:rPr>
          <w:t>்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:</w:t>
        </w:r>
        <w:proofErr w:type="gramEnd"/>
        <w:r>
          <w:rPr>
            <w:rFonts w:ascii="Segoe UI" w:hAnsi="Segoe UI" w:cs="Segoe UI"/>
            <w:color w:val="3A3A3A"/>
            <w:sz w:val="27"/>
            <w:szCs w:val="27"/>
          </w:rPr>
          <w:br/>
        </w:r>
        <w:r>
          <w:rPr>
            <w:rFonts w:ascii="Latha" w:hAnsi="Latha" w:cs="Latha"/>
            <w:color w:val="3A3A3A"/>
            <w:sz w:val="27"/>
            <w:szCs w:val="27"/>
          </w:rPr>
          <w:t>மீண்டும்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தன்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பணியினைப்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பருத்திக்காட்டில்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தொடங்கினார்கள்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. </w:t>
        </w:r>
        <w:proofErr w:type="gramStart"/>
        <w:r>
          <w:rPr>
            <w:rFonts w:ascii="Latha" w:hAnsi="Latha" w:cs="Latha"/>
            <w:color w:val="3A3A3A"/>
            <w:sz w:val="27"/>
            <w:szCs w:val="27"/>
          </w:rPr>
          <w:t>அப்போது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மிஸ்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வில்சன்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அங்கு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வந்து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, </w:t>
        </w:r>
        <w:r>
          <w:rPr>
            <w:rFonts w:ascii="Latha" w:hAnsi="Latha" w:cs="Latha"/>
            <w:color w:val="3A3A3A"/>
            <w:sz w:val="27"/>
            <w:szCs w:val="27"/>
          </w:rPr>
          <w:t>வெள்ளைக்காரப்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பெண்மணி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ஒரு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கருப்பின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குழந்தையின்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படிப்பிற்காக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பணம்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அனுப்பி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இருக்கிறார்</w:t>
        </w:r>
        <w:r>
          <w:rPr>
            <w:rFonts w:ascii="Segoe UI" w:hAnsi="Segoe UI" w:cs="Segoe UI"/>
            <w:color w:val="3A3A3A"/>
            <w:sz w:val="27"/>
            <w:szCs w:val="27"/>
          </w:rPr>
          <w:t>.</w:t>
        </w:r>
        <w:proofErr w:type="gramEnd"/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proofErr w:type="gramStart"/>
        <w:r>
          <w:rPr>
            <w:rFonts w:ascii="Latha" w:hAnsi="Latha" w:cs="Latha"/>
            <w:color w:val="3A3A3A"/>
            <w:sz w:val="27"/>
            <w:szCs w:val="27"/>
          </w:rPr>
          <w:t>அதைப்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பெறுவதற்குரிய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ஆளாக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நீதான்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தேர்ந்தெடுக்கப்பட்டிருக்கிறாய்</w:t>
        </w:r>
        <w:r>
          <w:rPr>
            <w:rFonts w:ascii="Segoe UI" w:hAnsi="Segoe UI" w:cs="Segoe UI"/>
            <w:color w:val="3A3A3A"/>
            <w:sz w:val="27"/>
            <w:szCs w:val="27"/>
          </w:rPr>
          <w:t>.</w:t>
        </w:r>
        <w:proofErr w:type="gramEnd"/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நீ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மேல்படிப்பிற்காக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டவுனுக்குப்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போகவேண்டும்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தயாராகு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என்றார்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மேரியிடம்</w:t>
        </w:r>
      </w:ins>
    </w:p>
    <w:p w:rsidR="009B6327" w:rsidRDefault="009B6327" w:rsidP="009B6327">
      <w:pPr>
        <w:pStyle w:val="NormalWeb"/>
        <w:shd w:val="clear" w:color="auto" w:fill="FFFFFF"/>
        <w:spacing w:before="0" w:beforeAutospacing="0" w:after="384" w:afterAutospacing="0"/>
        <w:textAlignment w:val="baseline"/>
        <w:rPr>
          <w:ins w:id="51" w:author="Unknown"/>
          <w:rFonts w:ascii="Segoe UI" w:hAnsi="Segoe UI" w:cs="Segoe UI"/>
          <w:color w:val="3A3A3A"/>
          <w:sz w:val="27"/>
          <w:szCs w:val="27"/>
        </w:rPr>
      </w:pPr>
      <w:ins w:id="52" w:author="Unknown">
        <w:r>
          <w:rPr>
            <w:rFonts w:ascii="Latha" w:hAnsi="Latha" w:cs="Latha"/>
            <w:color w:val="3A3A3A"/>
            <w:sz w:val="27"/>
            <w:szCs w:val="27"/>
          </w:rPr>
          <w:lastRenderedPageBreak/>
          <w:t>ஊரே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கூடுதல</w:t>
        </w:r>
        <w:proofErr w:type="gramStart"/>
        <w:r>
          <w:rPr>
            <w:rFonts w:ascii="Latha" w:hAnsi="Latha" w:cs="Latha"/>
            <w:color w:val="3A3A3A"/>
            <w:sz w:val="27"/>
            <w:szCs w:val="27"/>
          </w:rPr>
          <w:t>்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:</w:t>
        </w:r>
        <w:proofErr w:type="gramEnd"/>
        <w:r>
          <w:rPr>
            <w:rFonts w:ascii="Segoe UI" w:hAnsi="Segoe UI" w:cs="Segoe UI"/>
            <w:color w:val="3A3A3A"/>
            <w:sz w:val="27"/>
            <w:szCs w:val="27"/>
          </w:rPr>
          <w:br/>
        </w:r>
        <w:r>
          <w:rPr>
            <w:rFonts w:ascii="Latha" w:hAnsi="Latha" w:cs="Latha"/>
            <w:color w:val="3A3A3A"/>
            <w:sz w:val="27"/>
            <w:szCs w:val="27"/>
          </w:rPr>
          <w:t>மேரி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மேல்படிப்பிற்குச்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செல்ல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தொடர்வண்டி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நிலையத்தில்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ஊரே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ஒன்று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கூடியது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. </w:t>
        </w:r>
        <w:proofErr w:type="gramStart"/>
        <w:r>
          <w:rPr>
            <w:rFonts w:ascii="Latha" w:hAnsi="Latha" w:cs="Latha"/>
            <w:color w:val="3A3A3A"/>
            <w:sz w:val="27"/>
            <w:szCs w:val="27"/>
          </w:rPr>
          <w:t>அனைவரும்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குட்பை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மேரி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, </w:t>
        </w:r>
        <w:r>
          <w:rPr>
            <w:rFonts w:ascii="Latha" w:hAnsi="Latha" w:cs="Latha"/>
            <w:color w:val="3A3A3A"/>
            <w:sz w:val="27"/>
            <w:szCs w:val="27"/>
          </w:rPr>
          <w:t>குட்பை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வெற்றி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உண்டாகட்டும்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என்று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வாழ்த்தி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விடை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கொடுத்தனர்</w:t>
        </w:r>
        <w:r>
          <w:rPr>
            <w:rFonts w:ascii="Segoe UI" w:hAnsi="Segoe UI" w:cs="Segoe UI"/>
            <w:color w:val="3A3A3A"/>
            <w:sz w:val="27"/>
            <w:szCs w:val="27"/>
          </w:rPr>
          <w:t>.</w:t>
        </w:r>
        <w:proofErr w:type="gramEnd"/>
      </w:ins>
    </w:p>
    <w:p w:rsidR="009B6327" w:rsidRDefault="009B6327" w:rsidP="009B6327">
      <w:pPr>
        <w:pStyle w:val="NormalWeb"/>
        <w:shd w:val="clear" w:color="auto" w:fill="FFFFFF"/>
        <w:spacing w:before="0" w:beforeAutospacing="0" w:after="384" w:afterAutospacing="0"/>
        <w:textAlignment w:val="baseline"/>
        <w:rPr>
          <w:ins w:id="53" w:author="Unknown"/>
          <w:rFonts w:ascii="Segoe UI" w:hAnsi="Segoe UI" w:cs="Segoe UI"/>
          <w:color w:val="3A3A3A"/>
          <w:sz w:val="27"/>
          <w:szCs w:val="27"/>
        </w:rPr>
      </w:pPr>
      <w:ins w:id="54" w:author="Unknown">
        <w:r>
          <w:rPr>
            <w:rFonts w:ascii="Latha" w:hAnsi="Latha" w:cs="Latha"/>
            <w:color w:val="3A3A3A"/>
            <w:sz w:val="27"/>
            <w:szCs w:val="27"/>
          </w:rPr>
          <w:t>முடிவுரை</w:t>
        </w:r>
        <w:r>
          <w:rPr>
            <w:rFonts w:ascii="Segoe UI" w:hAnsi="Segoe UI" w:cs="Segoe UI"/>
            <w:color w:val="3A3A3A"/>
            <w:sz w:val="27"/>
            <w:szCs w:val="27"/>
          </w:rPr>
          <w:t>:</w:t>
        </w:r>
        <w:r>
          <w:rPr>
            <w:rFonts w:ascii="Segoe UI" w:hAnsi="Segoe UI" w:cs="Segoe UI"/>
            <w:color w:val="3A3A3A"/>
            <w:sz w:val="27"/>
            <w:szCs w:val="27"/>
          </w:rPr>
          <w:br/>
        </w:r>
        <w:r>
          <w:rPr>
            <w:rFonts w:ascii="Latha" w:hAnsi="Latha" w:cs="Latha"/>
            <w:color w:val="3A3A3A"/>
            <w:sz w:val="27"/>
            <w:szCs w:val="27"/>
          </w:rPr>
          <w:t>சாதாரணப்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பெண்ணாகப்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பிறந்து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சாதனைப்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பெண்ணாக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மாறியது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மேரியின்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வாழ்வு</w:t>
        </w:r>
        <w:r>
          <w:rPr>
            <w:rFonts w:ascii="Segoe UI" w:hAnsi="Segoe UI" w:cs="Segoe UI"/>
            <w:color w:val="3A3A3A"/>
            <w:sz w:val="27"/>
            <w:szCs w:val="27"/>
          </w:rPr>
          <w:t>.</w:t>
        </w:r>
        <w:r>
          <w:rPr>
            <w:rFonts w:ascii="Latha" w:hAnsi="Latha" w:cs="Latha"/>
            <w:color w:val="3A3A3A"/>
            <w:sz w:val="27"/>
            <w:szCs w:val="27"/>
          </w:rPr>
          <w:t>மேலும்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, </w:t>
        </w:r>
        <w:r>
          <w:rPr>
            <w:rFonts w:ascii="Latha" w:hAnsi="Latha" w:cs="Latha"/>
            <w:color w:val="3A3A3A"/>
            <w:sz w:val="27"/>
            <w:szCs w:val="27"/>
          </w:rPr>
          <w:t>சமுதாயத்தின்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அறியாமை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இருளைப்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போக்க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தோன்றிய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மேரிஜேன்னின்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வாழ்வியல்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நிகழ்வுகளைப்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போல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நாமும்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அவமானங்களை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வெகுமானமாக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மாற்ற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முயற்சிப்போம்</w:t>
        </w:r>
        <w:r>
          <w:rPr>
            <w:rFonts w:ascii="Segoe UI" w:hAnsi="Segoe UI" w:cs="Segoe UI"/>
            <w:color w:val="3A3A3A"/>
            <w:sz w:val="27"/>
            <w:szCs w:val="27"/>
          </w:rPr>
          <w:t>.</w:t>
        </w:r>
      </w:ins>
    </w:p>
    <w:p w:rsidR="009B6327" w:rsidRDefault="009B6327" w:rsidP="009B6327">
      <w:pPr>
        <w:pStyle w:val="NormalWeb"/>
        <w:shd w:val="clear" w:color="auto" w:fill="FFFFFF"/>
        <w:spacing w:before="0" w:beforeAutospacing="0" w:after="384" w:afterAutospacing="0"/>
        <w:textAlignment w:val="baseline"/>
        <w:rPr>
          <w:ins w:id="55" w:author="Unknown"/>
          <w:rFonts w:ascii="Segoe UI" w:hAnsi="Segoe UI" w:cs="Segoe UI"/>
          <w:color w:val="3A3A3A"/>
          <w:sz w:val="27"/>
          <w:szCs w:val="27"/>
        </w:rPr>
      </w:pPr>
      <w:ins w:id="56" w:author="Unknown">
        <w:r>
          <w:rPr>
            <w:rFonts w:ascii="Latha" w:hAnsi="Latha" w:cs="Latha"/>
            <w:color w:val="3A3A3A"/>
            <w:sz w:val="27"/>
            <w:szCs w:val="27"/>
          </w:rPr>
          <w:t>என்பதனை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உணர்வோம்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! </w:t>
        </w:r>
        <w:r>
          <w:rPr>
            <w:rFonts w:ascii="Latha" w:hAnsi="Latha" w:cs="Latha"/>
            <w:color w:val="3A3A3A"/>
            <w:sz w:val="27"/>
            <w:szCs w:val="27"/>
          </w:rPr>
          <w:t>வெற்றி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பெறுவோம்</w:t>
        </w:r>
        <w:r>
          <w:rPr>
            <w:rFonts w:ascii="Segoe UI" w:hAnsi="Segoe UI" w:cs="Segoe UI"/>
            <w:color w:val="3A3A3A"/>
            <w:sz w:val="27"/>
            <w:szCs w:val="27"/>
          </w:rPr>
          <w:t>!!!</w:t>
        </w:r>
      </w:ins>
    </w:p>
    <w:p w:rsidR="00E52847" w:rsidRDefault="00E52847" w:rsidP="009B6327">
      <w:pPr>
        <w:pStyle w:val="NormalWeb"/>
        <w:shd w:val="clear" w:color="auto" w:fill="FFFFFF"/>
        <w:spacing w:before="0" w:beforeAutospacing="0" w:after="384" w:afterAutospacing="0"/>
        <w:textAlignment w:val="baseline"/>
        <w:rPr>
          <w:rFonts w:ascii="Bamini" w:hAnsi="Bamini"/>
          <w:lang w:val="en-IN"/>
        </w:rPr>
      </w:pPr>
      <w:r>
        <w:rPr>
          <w:rFonts w:ascii="Bamini" w:hAnsi="Bamini"/>
          <w:lang w:val="en-IN"/>
        </w:rPr>
        <w:t>(</w:t>
      </w:r>
      <w:proofErr w:type="gramStart"/>
      <w:r>
        <w:rPr>
          <w:rFonts w:ascii="Bamini" w:hAnsi="Bamini"/>
          <w:lang w:val="en-IN"/>
        </w:rPr>
        <w:t>my;</w:t>
      </w:r>
      <w:proofErr w:type="gramEnd"/>
      <w:r>
        <w:rPr>
          <w:rFonts w:ascii="Bamini" w:hAnsi="Bamini"/>
          <w:lang w:val="en-IN"/>
        </w:rPr>
        <w:t>yJ)</w:t>
      </w:r>
    </w:p>
    <w:p w:rsidR="009B6327" w:rsidRDefault="00AD67A9" w:rsidP="009B6327">
      <w:pPr>
        <w:pStyle w:val="NormalWeb"/>
        <w:shd w:val="clear" w:color="auto" w:fill="FFFFFF"/>
        <w:spacing w:before="0" w:beforeAutospacing="0" w:after="384" w:afterAutospacing="0"/>
        <w:textAlignment w:val="baseline"/>
        <w:rPr>
          <w:rFonts w:ascii="Segoe UI" w:hAnsi="Segoe UI" w:cs="Segoe UI"/>
          <w:color w:val="3A3A3A"/>
          <w:sz w:val="27"/>
          <w:szCs w:val="27"/>
        </w:rPr>
      </w:pPr>
      <w:r>
        <w:rPr>
          <w:rFonts w:ascii="Bamini" w:hAnsi="Bamini"/>
          <w:lang w:val="en-IN"/>
        </w:rPr>
        <w:t xml:space="preserve">M) </w:t>
      </w:r>
      <w:r w:rsidR="009B6327">
        <w:rPr>
          <w:rFonts w:ascii="Latha" w:hAnsi="Latha" w:cs="Latha"/>
          <w:color w:val="3A3A3A"/>
          <w:sz w:val="27"/>
          <w:szCs w:val="27"/>
        </w:rPr>
        <w:t>முன்னுரை</w:t>
      </w:r>
      <w:r w:rsidR="009B6327">
        <w:rPr>
          <w:rFonts w:ascii="Segoe UI" w:hAnsi="Segoe UI" w:cs="Segoe UI"/>
          <w:color w:val="3A3A3A"/>
          <w:sz w:val="27"/>
          <w:szCs w:val="27"/>
        </w:rPr>
        <w:t>:</w:t>
      </w:r>
      <w:r w:rsidR="009B6327">
        <w:rPr>
          <w:rFonts w:ascii="Segoe UI" w:hAnsi="Segoe UI" w:cs="Segoe UI"/>
          <w:color w:val="3A3A3A"/>
          <w:sz w:val="27"/>
          <w:szCs w:val="27"/>
        </w:rPr>
        <w:br/>
      </w:r>
      <w:r w:rsidR="009B6327">
        <w:rPr>
          <w:rFonts w:ascii="Latha" w:hAnsi="Latha" w:cs="Latha"/>
          <w:color w:val="3A3A3A"/>
          <w:sz w:val="27"/>
          <w:szCs w:val="27"/>
        </w:rPr>
        <w:t>மனித</w:t>
      </w:r>
      <w:r w:rsidR="009B6327">
        <w:rPr>
          <w:rFonts w:ascii="Segoe UI" w:hAnsi="Segoe UI" w:cs="Segoe UI"/>
          <w:color w:val="3A3A3A"/>
          <w:sz w:val="27"/>
          <w:szCs w:val="27"/>
        </w:rPr>
        <w:t xml:space="preserve"> </w:t>
      </w:r>
      <w:r w:rsidR="009B6327">
        <w:rPr>
          <w:rFonts w:ascii="Latha" w:hAnsi="Latha" w:cs="Latha"/>
          <w:color w:val="3A3A3A"/>
          <w:sz w:val="27"/>
          <w:szCs w:val="27"/>
        </w:rPr>
        <w:t>வாழ்க்கை</w:t>
      </w:r>
      <w:r w:rsidR="009B6327">
        <w:rPr>
          <w:rFonts w:ascii="Segoe UI" w:hAnsi="Segoe UI" w:cs="Segoe UI"/>
          <w:color w:val="3A3A3A"/>
          <w:sz w:val="27"/>
          <w:szCs w:val="27"/>
        </w:rPr>
        <w:t xml:space="preserve"> </w:t>
      </w:r>
      <w:r w:rsidR="009B6327">
        <w:rPr>
          <w:rFonts w:ascii="Latha" w:hAnsi="Latha" w:cs="Latha"/>
          <w:color w:val="3A3A3A"/>
          <w:sz w:val="27"/>
          <w:szCs w:val="27"/>
        </w:rPr>
        <w:t>போல</w:t>
      </w:r>
      <w:r w:rsidR="009B6327">
        <w:rPr>
          <w:rFonts w:ascii="Segoe UI" w:hAnsi="Segoe UI" w:cs="Segoe UI"/>
          <w:color w:val="3A3A3A"/>
          <w:sz w:val="27"/>
          <w:szCs w:val="27"/>
        </w:rPr>
        <w:t xml:space="preserve"> </w:t>
      </w:r>
      <w:r w:rsidR="009B6327">
        <w:rPr>
          <w:rFonts w:ascii="Latha" w:hAnsi="Latha" w:cs="Latha"/>
          <w:color w:val="3A3A3A"/>
          <w:sz w:val="27"/>
          <w:szCs w:val="27"/>
        </w:rPr>
        <w:t>இயற்கையும்</w:t>
      </w:r>
      <w:r w:rsidR="009B6327">
        <w:rPr>
          <w:rFonts w:ascii="Segoe UI" w:hAnsi="Segoe UI" w:cs="Segoe UI"/>
          <w:color w:val="3A3A3A"/>
          <w:sz w:val="27"/>
          <w:szCs w:val="27"/>
        </w:rPr>
        <w:t xml:space="preserve"> </w:t>
      </w:r>
      <w:r w:rsidR="009B6327">
        <w:rPr>
          <w:rFonts w:ascii="Latha" w:hAnsi="Latha" w:cs="Latha"/>
          <w:color w:val="3A3A3A"/>
          <w:sz w:val="27"/>
          <w:szCs w:val="27"/>
        </w:rPr>
        <w:t>இன்பம்</w:t>
      </w:r>
      <w:r w:rsidR="009B6327">
        <w:rPr>
          <w:rFonts w:ascii="Segoe UI" w:hAnsi="Segoe UI" w:cs="Segoe UI"/>
          <w:color w:val="3A3A3A"/>
          <w:sz w:val="27"/>
          <w:szCs w:val="27"/>
        </w:rPr>
        <w:t xml:space="preserve"> </w:t>
      </w:r>
      <w:r w:rsidR="009B6327">
        <w:rPr>
          <w:rFonts w:ascii="Latha" w:hAnsi="Latha" w:cs="Latha"/>
          <w:color w:val="3A3A3A"/>
          <w:sz w:val="27"/>
          <w:szCs w:val="27"/>
        </w:rPr>
        <w:t>துன்பம்</w:t>
      </w:r>
      <w:r w:rsidR="009B6327">
        <w:rPr>
          <w:rFonts w:ascii="Segoe UI" w:hAnsi="Segoe UI" w:cs="Segoe UI"/>
          <w:color w:val="3A3A3A"/>
          <w:sz w:val="27"/>
          <w:szCs w:val="27"/>
        </w:rPr>
        <w:t xml:space="preserve"> </w:t>
      </w:r>
      <w:r w:rsidR="009B6327">
        <w:rPr>
          <w:rFonts w:ascii="Latha" w:hAnsi="Latha" w:cs="Latha"/>
          <w:color w:val="3A3A3A"/>
          <w:sz w:val="27"/>
          <w:szCs w:val="27"/>
        </w:rPr>
        <w:t>நிறைந்தது</w:t>
      </w:r>
      <w:r w:rsidR="009B6327">
        <w:rPr>
          <w:rFonts w:ascii="Segoe UI" w:hAnsi="Segoe UI" w:cs="Segoe UI"/>
          <w:color w:val="3A3A3A"/>
          <w:sz w:val="27"/>
          <w:szCs w:val="27"/>
        </w:rPr>
        <w:t xml:space="preserve">. </w:t>
      </w:r>
      <w:proofErr w:type="gramStart"/>
      <w:r w:rsidR="009B6327">
        <w:rPr>
          <w:rFonts w:ascii="Latha" w:hAnsi="Latha" w:cs="Latha"/>
          <w:color w:val="3A3A3A"/>
          <w:sz w:val="27"/>
          <w:szCs w:val="27"/>
        </w:rPr>
        <w:t>அந்த</w:t>
      </w:r>
      <w:r w:rsidR="009B6327">
        <w:rPr>
          <w:rFonts w:ascii="Segoe UI" w:hAnsi="Segoe UI" w:cs="Segoe UI"/>
          <w:color w:val="3A3A3A"/>
          <w:sz w:val="27"/>
          <w:szCs w:val="27"/>
        </w:rPr>
        <w:t xml:space="preserve"> </w:t>
      </w:r>
      <w:r w:rsidR="009B6327">
        <w:rPr>
          <w:rFonts w:ascii="Latha" w:hAnsi="Latha" w:cs="Latha"/>
          <w:color w:val="3A3A3A"/>
          <w:sz w:val="27"/>
          <w:szCs w:val="27"/>
        </w:rPr>
        <w:t>வகையில்</w:t>
      </w:r>
      <w:r w:rsidR="009B6327">
        <w:rPr>
          <w:rFonts w:ascii="Segoe UI" w:hAnsi="Segoe UI" w:cs="Segoe UI"/>
          <w:color w:val="3A3A3A"/>
          <w:sz w:val="27"/>
          <w:szCs w:val="27"/>
        </w:rPr>
        <w:t xml:space="preserve"> ‘</w:t>
      </w:r>
      <w:r w:rsidR="009B6327">
        <w:rPr>
          <w:rFonts w:ascii="Latha" w:hAnsi="Latha" w:cs="Latha"/>
          <w:color w:val="3A3A3A"/>
          <w:sz w:val="27"/>
          <w:szCs w:val="27"/>
        </w:rPr>
        <w:t>புயலிலே</w:t>
      </w:r>
      <w:r w:rsidR="009B6327">
        <w:rPr>
          <w:rFonts w:ascii="Segoe UI" w:hAnsi="Segoe UI" w:cs="Segoe UI"/>
          <w:color w:val="3A3A3A"/>
          <w:sz w:val="27"/>
          <w:szCs w:val="27"/>
        </w:rPr>
        <w:t xml:space="preserve"> </w:t>
      </w:r>
      <w:r w:rsidR="009B6327">
        <w:rPr>
          <w:rFonts w:ascii="Latha" w:hAnsi="Latha" w:cs="Latha"/>
          <w:color w:val="3A3A3A"/>
          <w:sz w:val="27"/>
          <w:szCs w:val="27"/>
        </w:rPr>
        <w:t>ஒரு</w:t>
      </w:r>
      <w:r w:rsidR="009B6327">
        <w:rPr>
          <w:rFonts w:ascii="Segoe UI" w:hAnsi="Segoe UI" w:cs="Segoe UI"/>
          <w:color w:val="3A3A3A"/>
          <w:sz w:val="27"/>
          <w:szCs w:val="27"/>
        </w:rPr>
        <w:t xml:space="preserve"> </w:t>
      </w:r>
      <w:r w:rsidR="009B6327">
        <w:rPr>
          <w:rFonts w:ascii="Latha" w:hAnsi="Latha" w:cs="Latha"/>
          <w:color w:val="3A3A3A"/>
          <w:sz w:val="27"/>
          <w:szCs w:val="27"/>
        </w:rPr>
        <w:t>தோணி</w:t>
      </w:r>
      <w:r w:rsidR="009B6327">
        <w:rPr>
          <w:rFonts w:ascii="Segoe UI" w:hAnsi="Segoe UI" w:cs="Segoe UI"/>
          <w:color w:val="3A3A3A"/>
          <w:sz w:val="27"/>
          <w:szCs w:val="27"/>
        </w:rPr>
        <w:t xml:space="preserve">’ </w:t>
      </w:r>
      <w:r w:rsidR="009B6327">
        <w:rPr>
          <w:rFonts w:ascii="Latha" w:hAnsi="Latha" w:cs="Latha"/>
          <w:color w:val="3A3A3A"/>
          <w:sz w:val="27"/>
          <w:szCs w:val="27"/>
        </w:rPr>
        <w:t>என்ற</w:t>
      </w:r>
      <w:r w:rsidR="009B6327">
        <w:rPr>
          <w:rFonts w:ascii="Segoe UI" w:hAnsi="Segoe UI" w:cs="Segoe UI"/>
          <w:color w:val="3A3A3A"/>
          <w:sz w:val="27"/>
          <w:szCs w:val="27"/>
        </w:rPr>
        <w:t xml:space="preserve"> </w:t>
      </w:r>
      <w:r w:rsidR="009B6327">
        <w:rPr>
          <w:rFonts w:ascii="Latha" w:hAnsi="Latha" w:cs="Latha"/>
          <w:color w:val="3A3A3A"/>
          <w:sz w:val="27"/>
          <w:szCs w:val="27"/>
        </w:rPr>
        <w:t>புதினத்தில்</w:t>
      </w:r>
      <w:r w:rsidR="009B6327">
        <w:rPr>
          <w:rFonts w:ascii="Segoe UI" w:hAnsi="Segoe UI" w:cs="Segoe UI"/>
          <w:color w:val="3A3A3A"/>
          <w:sz w:val="27"/>
          <w:szCs w:val="27"/>
        </w:rPr>
        <w:t xml:space="preserve">, </w:t>
      </w:r>
      <w:r w:rsidR="009B6327">
        <w:rPr>
          <w:rFonts w:ascii="Latha" w:hAnsi="Latha" w:cs="Latha"/>
          <w:color w:val="3A3A3A"/>
          <w:sz w:val="27"/>
          <w:szCs w:val="27"/>
        </w:rPr>
        <w:t>பா</w:t>
      </w:r>
      <w:r w:rsidR="009B6327">
        <w:rPr>
          <w:rFonts w:ascii="Segoe UI" w:hAnsi="Segoe UI" w:cs="Segoe UI"/>
          <w:color w:val="3A3A3A"/>
          <w:sz w:val="27"/>
          <w:szCs w:val="27"/>
        </w:rPr>
        <w:t>.</w:t>
      </w:r>
      <w:r w:rsidR="009B6327">
        <w:rPr>
          <w:rFonts w:ascii="Latha" w:hAnsi="Latha" w:cs="Latha"/>
          <w:color w:val="3A3A3A"/>
          <w:sz w:val="27"/>
          <w:szCs w:val="27"/>
        </w:rPr>
        <w:t>சிங்காரம்</w:t>
      </w:r>
      <w:r w:rsidR="009B6327">
        <w:rPr>
          <w:rFonts w:ascii="Segoe UI" w:hAnsi="Segoe UI" w:cs="Segoe UI"/>
          <w:color w:val="3A3A3A"/>
          <w:sz w:val="27"/>
          <w:szCs w:val="27"/>
        </w:rPr>
        <w:t xml:space="preserve"> </w:t>
      </w:r>
      <w:r w:rsidR="009B6327">
        <w:rPr>
          <w:rFonts w:ascii="Latha" w:hAnsi="Latha" w:cs="Latha"/>
          <w:color w:val="3A3A3A"/>
          <w:sz w:val="27"/>
          <w:szCs w:val="27"/>
        </w:rPr>
        <w:t>எழுதியுள்ள</w:t>
      </w:r>
      <w:r w:rsidR="009B6327">
        <w:rPr>
          <w:rFonts w:ascii="Segoe UI" w:hAnsi="Segoe UI" w:cs="Segoe UI"/>
          <w:color w:val="3A3A3A"/>
          <w:sz w:val="27"/>
          <w:szCs w:val="27"/>
        </w:rPr>
        <w:t xml:space="preserve"> </w:t>
      </w:r>
      <w:r w:rsidR="009B6327">
        <w:rPr>
          <w:rFonts w:ascii="Latha" w:hAnsi="Latha" w:cs="Latha"/>
          <w:color w:val="3A3A3A"/>
          <w:sz w:val="27"/>
          <w:szCs w:val="27"/>
        </w:rPr>
        <w:t>வருணனை</w:t>
      </w:r>
      <w:r w:rsidR="009B6327">
        <w:rPr>
          <w:rFonts w:ascii="Segoe UI" w:hAnsi="Segoe UI" w:cs="Segoe UI"/>
          <w:color w:val="3A3A3A"/>
          <w:sz w:val="27"/>
          <w:szCs w:val="27"/>
        </w:rPr>
        <w:t xml:space="preserve">, </w:t>
      </w:r>
      <w:r w:rsidR="009B6327">
        <w:rPr>
          <w:rFonts w:ascii="Latha" w:hAnsi="Latha" w:cs="Latha"/>
          <w:color w:val="3A3A3A"/>
          <w:sz w:val="27"/>
          <w:szCs w:val="27"/>
        </w:rPr>
        <w:t>அடுக்குத்தொடர்</w:t>
      </w:r>
      <w:r w:rsidR="009B6327">
        <w:rPr>
          <w:rFonts w:ascii="Segoe UI" w:hAnsi="Segoe UI" w:cs="Segoe UI"/>
          <w:color w:val="3A3A3A"/>
          <w:sz w:val="27"/>
          <w:szCs w:val="27"/>
        </w:rPr>
        <w:t xml:space="preserve"> </w:t>
      </w:r>
      <w:r w:rsidR="009B6327">
        <w:rPr>
          <w:rFonts w:ascii="Latha" w:hAnsi="Latha" w:cs="Latha"/>
          <w:color w:val="3A3A3A"/>
          <w:sz w:val="27"/>
          <w:szCs w:val="27"/>
        </w:rPr>
        <w:t>மற்றும்</w:t>
      </w:r>
      <w:r w:rsidR="009B6327">
        <w:rPr>
          <w:rFonts w:ascii="Segoe UI" w:hAnsi="Segoe UI" w:cs="Segoe UI"/>
          <w:color w:val="3A3A3A"/>
          <w:sz w:val="27"/>
          <w:szCs w:val="27"/>
        </w:rPr>
        <w:t xml:space="preserve"> </w:t>
      </w:r>
      <w:r w:rsidR="009B6327">
        <w:rPr>
          <w:rFonts w:ascii="Latha" w:hAnsi="Latha" w:cs="Latha"/>
          <w:color w:val="3A3A3A"/>
          <w:sz w:val="27"/>
          <w:szCs w:val="27"/>
        </w:rPr>
        <w:t>ஒலிக்குறிப்பும்</w:t>
      </w:r>
      <w:r w:rsidR="009B6327">
        <w:rPr>
          <w:rFonts w:ascii="Segoe UI" w:hAnsi="Segoe UI" w:cs="Segoe UI"/>
          <w:color w:val="3A3A3A"/>
          <w:sz w:val="27"/>
          <w:szCs w:val="27"/>
        </w:rPr>
        <w:t xml:space="preserve"> </w:t>
      </w:r>
      <w:r w:rsidR="009B6327">
        <w:rPr>
          <w:rFonts w:ascii="Latha" w:hAnsi="Latha" w:cs="Latha"/>
          <w:color w:val="3A3A3A"/>
          <w:sz w:val="27"/>
          <w:szCs w:val="27"/>
        </w:rPr>
        <w:t>பற்றி</w:t>
      </w:r>
      <w:r w:rsidR="009B6327">
        <w:rPr>
          <w:rFonts w:ascii="Segoe UI" w:hAnsi="Segoe UI" w:cs="Segoe UI"/>
          <w:color w:val="3A3A3A"/>
          <w:sz w:val="27"/>
          <w:szCs w:val="27"/>
        </w:rPr>
        <w:t xml:space="preserve"> </w:t>
      </w:r>
      <w:r w:rsidR="009B6327">
        <w:rPr>
          <w:rFonts w:ascii="Latha" w:hAnsi="Latha" w:cs="Latha"/>
          <w:color w:val="3A3A3A"/>
          <w:sz w:val="27"/>
          <w:szCs w:val="27"/>
        </w:rPr>
        <w:t>இக்கட்டுரையில்</w:t>
      </w:r>
      <w:r w:rsidR="009B6327">
        <w:rPr>
          <w:rFonts w:ascii="Segoe UI" w:hAnsi="Segoe UI" w:cs="Segoe UI"/>
          <w:color w:val="3A3A3A"/>
          <w:sz w:val="27"/>
          <w:szCs w:val="27"/>
        </w:rPr>
        <w:t xml:space="preserve"> </w:t>
      </w:r>
      <w:r w:rsidR="009B6327">
        <w:rPr>
          <w:rFonts w:ascii="Latha" w:hAnsi="Latha" w:cs="Latha"/>
          <w:color w:val="3A3A3A"/>
          <w:sz w:val="27"/>
          <w:szCs w:val="27"/>
        </w:rPr>
        <w:t>காண்போம்</w:t>
      </w:r>
      <w:r w:rsidR="009B6327">
        <w:rPr>
          <w:rFonts w:ascii="Segoe UI" w:hAnsi="Segoe UI" w:cs="Segoe UI"/>
          <w:color w:val="3A3A3A"/>
          <w:sz w:val="27"/>
          <w:szCs w:val="27"/>
        </w:rPr>
        <w:t>.</w:t>
      </w:r>
      <w:proofErr w:type="gramEnd"/>
    </w:p>
    <w:p w:rsidR="009B6327" w:rsidRDefault="009B6327" w:rsidP="009B6327">
      <w:pPr>
        <w:pStyle w:val="NormalWeb"/>
        <w:shd w:val="clear" w:color="auto" w:fill="FFFFFF"/>
        <w:spacing w:before="0" w:beforeAutospacing="0" w:after="384" w:afterAutospacing="0"/>
        <w:textAlignment w:val="baseline"/>
        <w:rPr>
          <w:rFonts w:ascii="Segoe UI" w:hAnsi="Segoe UI" w:cs="Segoe UI"/>
          <w:color w:val="3A3A3A"/>
          <w:sz w:val="27"/>
          <w:szCs w:val="27"/>
        </w:rPr>
      </w:pPr>
      <w:r>
        <w:rPr>
          <w:rFonts w:ascii="Latha" w:hAnsi="Latha" w:cs="Latha"/>
          <w:color w:val="3A3A3A"/>
          <w:sz w:val="27"/>
          <w:szCs w:val="27"/>
        </w:rPr>
        <w:t>புயல்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வருணனை</w:t>
      </w:r>
      <w:r>
        <w:rPr>
          <w:rFonts w:ascii="Segoe UI" w:hAnsi="Segoe UI" w:cs="Segoe UI"/>
          <w:color w:val="3A3A3A"/>
          <w:sz w:val="27"/>
          <w:szCs w:val="27"/>
        </w:rPr>
        <w:t>:</w:t>
      </w:r>
      <w:r>
        <w:rPr>
          <w:rFonts w:ascii="Segoe UI" w:hAnsi="Segoe UI" w:cs="Segoe UI"/>
          <w:color w:val="3A3A3A"/>
          <w:sz w:val="27"/>
          <w:szCs w:val="27"/>
        </w:rPr>
        <w:br/>
      </w:r>
      <w:r>
        <w:rPr>
          <w:rFonts w:ascii="Latha" w:hAnsi="Latha" w:cs="Latha"/>
          <w:color w:val="3A3A3A"/>
          <w:sz w:val="27"/>
          <w:szCs w:val="27"/>
        </w:rPr>
        <w:t>கொளுத்தும்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வெயில்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இமைக்கும்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நேரத்தில்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மறைந்துவிட்டது</w:t>
      </w:r>
      <w:r>
        <w:rPr>
          <w:rFonts w:ascii="Segoe UI" w:hAnsi="Segoe UI" w:cs="Segoe UI"/>
          <w:color w:val="3A3A3A"/>
          <w:sz w:val="27"/>
          <w:szCs w:val="27"/>
        </w:rPr>
        <w:t xml:space="preserve">. </w:t>
      </w:r>
      <w:proofErr w:type="gramStart"/>
      <w:r>
        <w:rPr>
          <w:rFonts w:ascii="Latha" w:hAnsi="Latha" w:cs="Latha"/>
          <w:color w:val="3A3A3A"/>
          <w:sz w:val="27"/>
          <w:szCs w:val="27"/>
        </w:rPr>
        <w:t>பாண்டியன்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அண்ணாந்து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பார்த்தான்</w:t>
      </w:r>
      <w:r>
        <w:rPr>
          <w:rFonts w:ascii="Segoe UI" w:hAnsi="Segoe UI" w:cs="Segoe UI"/>
          <w:color w:val="3A3A3A"/>
          <w:sz w:val="27"/>
          <w:szCs w:val="27"/>
        </w:rPr>
        <w:t>.</w:t>
      </w:r>
      <w:proofErr w:type="gramEnd"/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proofErr w:type="gramStart"/>
      <w:r>
        <w:rPr>
          <w:rFonts w:ascii="Latha" w:hAnsi="Latha" w:cs="Latha"/>
          <w:color w:val="3A3A3A"/>
          <w:sz w:val="27"/>
          <w:szCs w:val="27"/>
        </w:rPr>
        <w:t>மேகங்கள்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கும்மிருட்டு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ஆனது</w:t>
      </w:r>
      <w:r>
        <w:rPr>
          <w:rFonts w:ascii="Segoe UI" w:hAnsi="Segoe UI" w:cs="Segoe UI"/>
          <w:color w:val="3A3A3A"/>
          <w:sz w:val="27"/>
          <w:szCs w:val="27"/>
        </w:rPr>
        <w:t>.</w:t>
      </w:r>
      <w:proofErr w:type="gramEnd"/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proofErr w:type="gramStart"/>
      <w:r>
        <w:rPr>
          <w:rFonts w:ascii="Latha" w:hAnsi="Latha" w:cs="Latha"/>
          <w:color w:val="3A3A3A"/>
          <w:sz w:val="27"/>
          <w:szCs w:val="27"/>
        </w:rPr>
        <w:t>காற்றில்லாமல்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ஒரே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இறுக்கமானது</w:t>
      </w:r>
      <w:r>
        <w:rPr>
          <w:rFonts w:ascii="Segoe UI" w:hAnsi="Segoe UI" w:cs="Segoe UI"/>
          <w:color w:val="3A3A3A"/>
          <w:sz w:val="27"/>
          <w:szCs w:val="27"/>
        </w:rPr>
        <w:t>.</w:t>
      </w:r>
      <w:proofErr w:type="gramEnd"/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proofErr w:type="gramStart"/>
      <w:r>
        <w:rPr>
          <w:rFonts w:ascii="Latha" w:hAnsi="Latha" w:cs="Latha"/>
          <w:color w:val="3A3A3A"/>
          <w:sz w:val="27"/>
          <w:szCs w:val="27"/>
        </w:rPr>
        <w:t>இடிமுழக்கத்துடன்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மின்னல்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வானத்தைப்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பிளந்தது</w:t>
      </w:r>
      <w:r>
        <w:rPr>
          <w:rFonts w:ascii="Segoe UI" w:hAnsi="Segoe UI" w:cs="Segoe UI"/>
          <w:color w:val="3A3A3A"/>
          <w:sz w:val="27"/>
          <w:szCs w:val="27"/>
        </w:rPr>
        <w:t>.</w:t>
      </w:r>
      <w:proofErr w:type="gramEnd"/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proofErr w:type="gramStart"/>
      <w:r>
        <w:rPr>
          <w:rFonts w:ascii="Latha" w:hAnsi="Latha" w:cs="Latha"/>
          <w:color w:val="3A3A3A"/>
          <w:sz w:val="27"/>
          <w:szCs w:val="27"/>
        </w:rPr>
        <w:t>வானம்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உடைந்தன</w:t>
      </w:r>
      <w:r>
        <w:rPr>
          <w:rFonts w:ascii="Segoe UI" w:hAnsi="Segoe UI" w:cs="Segoe UI"/>
          <w:color w:val="3A3A3A"/>
          <w:sz w:val="27"/>
          <w:szCs w:val="27"/>
        </w:rPr>
        <w:t>.</w:t>
      </w:r>
      <w:proofErr w:type="gramEnd"/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proofErr w:type="gramStart"/>
      <w:r>
        <w:rPr>
          <w:rFonts w:ascii="Latha" w:hAnsi="Latha" w:cs="Latha"/>
          <w:color w:val="3A3A3A"/>
          <w:sz w:val="27"/>
          <w:szCs w:val="27"/>
        </w:rPr>
        <w:t>வெள்ளம்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கொட்டியது</w:t>
      </w:r>
      <w:r>
        <w:rPr>
          <w:rFonts w:ascii="Segoe UI" w:hAnsi="Segoe UI" w:cs="Segoe UI"/>
          <w:color w:val="3A3A3A"/>
          <w:sz w:val="27"/>
          <w:szCs w:val="27"/>
        </w:rPr>
        <w:t>.</w:t>
      </w:r>
      <w:proofErr w:type="gramEnd"/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proofErr w:type="gramStart"/>
      <w:r>
        <w:rPr>
          <w:rFonts w:ascii="Latha" w:hAnsi="Latha" w:cs="Latha"/>
          <w:color w:val="3A3A3A"/>
          <w:sz w:val="27"/>
          <w:szCs w:val="27"/>
        </w:rPr>
        <w:t>சூறாவளி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ஆடிக்குதித்தது</w:t>
      </w:r>
      <w:r>
        <w:rPr>
          <w:rFonts w:ascii="Segoe UI" w:hAnsi="Segoe UI" w:cs="Segoe UI"/>
          <w:color w:val="3A3A3A"/>
          <w:sz w:val="27"/>
          <w:szCs w:val="27"/>
        </w:rPr>
        <w:t>.</w:t>
      </w:r>
      <w:proofErr w:type="gramEnd"/>
    </w:p>
    <w:p w:rsidR="009B6327" w:rsidRDefault="009B6327" w:rsidP="009B6327">
      <w:pPr>
        <w:pStyle w:val="NormalWeb"/>
        <w:shd w:val="clear" w:color="auto" w:fill="FFFFFF"/>
        <w:spacing w:before="0" w:beforeAutospacing="0" w:after="384" w:afterAutospacing="0"/>
        <w:textAlignment w:val="baseline"/>
        <w:rPr>
          <w:ins w:id="57" w:author="Unknown"/>
          <w:rFonts w:ascii="Segoe UI" w:hAnsi="Segoe UI" w:cs="Segoe UI"/>
          <w:color w:val="3A3A3A"/>
          <w:sz w:val="27"/>
          <w:szCs w:val="27"/>
        </w:rPr>
      </w:pPr>
      <w:proofErr w:type="gramStart"/>
      <w:ins w:id="58" w:author="Unknown">
        <w:r>
          <w:rPr>
            <w:rFonts w:ascii="Latha" w:hAnsi="Latha" w:cs="Latha"/>
            <w:color w:val="3A3A3A"/>
            <w:sz w:val="27"/>
            <w:szCs w:val="27"/>
          </w:rPr>
          <w:lastRenderedPageBreak/>
          <w:t>வானுடன்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கடல்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கலந்துவிட்டது</w:t>
        </w:r>
        <w:r>
          <w:rPr>
            <w:rFonts w:ascii="Segoe UI" w:hAnsi="Segoe UI" w:cs="Segoe UI"/>
            <w:color w:val="3A3A3A"/>
            <w:sz w:val="27"/>
            <w:szCs w:val="27"/>
          </w:rPr>
          <w:t>.</w:t>
        </w:r>
        <w:proofErr w:type="gramEnd"/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proofErr w:type="gramStart"/>
        <w:r>
          <w:rPr>
            <w:rFonts w:ascii="Latha" w:hAnsi="Latha" w:cs="Latha"/>
            <w:color w:val="3A3A3A"/>
            <w:sz w:val="27"/>
            <w:szCs w:val="27"/>
          </w:rPr>
          <w:t>மழை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தெரியவில்லை</w:t>
        </w:r>
        <w:r>
          <w:rPr>
            <w:rFonts w:ascii="Segoe UI" w:hAnsi="Segoe UI" w:cs="Segoe UI"/>
            <w:color w:val="3A3A3A"/>
            <w:sz w:val="27"/>
            <w:szCs w:val="27"/>
          </w:rPr>
          <w:t>.</w:t>
        </w:r>
        <w:proofErr w:type="gramEnd"/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proofErr w:type="gramStart"/>
        <w:r>
          <w:rPr>
            <w:rFonts w:ascii="Latha" w:hAnsi="Latha" w:cs="Latha"/>
            <w:color w:val="3A3A3A"/>
            <w:sz w:val="27"/>
            <w:szCs w:val="27"/>
          </w:rPr>
          <w:t>கடல்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வெறிக்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கூத்தாட்டத்தால்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தொங்கான்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மூழ்கி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சிப்பங்கள்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கடலில்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நீந்துகின்றன</w:t>
        </w:r>
        <w:r>
          <w:rPr>
            <w:rFonts w:ascii="Segoe UI" w:hAnsi="Segoe UI" w:cs="Segoe UI"/>
            <w:color w:val="3A3A3A"/>
            <w:sz w:val="27"/>
            <w:szCs w:val="27"/>
          </w:rPr>
          <w:t>.</w:t>
        </w:r>
        <w:proofErr w:type="gramEnd"/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proofErr w:type="gramStart"/>
        <w:r>
          <w:rPr>
            <w:rFonts w:ascii="Latha" w:hAnsi="Latha" w:cs="Latha"/>
            <w:color w:val="3A3A3A"/>
            <w:sz w:val="27"/>
            <w:szCs w:val="27"/>
          </w:rPr>
          <w:t>வானம்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, </w:t>
        </w:r>
        <w:r>
          <w:rPr>
            <w:rFonts w:ascii="Latha" w:hAnsi="Latha" w:cs="Latha"/>
            <w:color w:val="3A3A3A"/>
            <w:sz w:val="27"/>
            <w:szCs w:val="27"/>
          </w:rPr>
          <w:t>கடல்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, </w:t>
        </w:r>
        <w:r>
          <w:rPr>
            <w:rFonts w:ascii="Latha" w:hAnsi="Latha" w:cs="Latha"/>
            <w:color w:val="3A3A3A"/>
            <w:sz w:val="27"/>
            <w:szCs w:val="27"/>
          </w:rPr>
          <w:t>காற்று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, </w:t>
        </w:r>
        <w:r>
          <w:rPr>
            <w:rFonts w:ascii="Latha" w:hAnsi="Latha" w:cs="Latha"/>
            <w:color w:val="3A3A3A"/>
            <w:sz w:val="27"/>
            <w:szCs w:val="27"/>
          </w:rPr>
          <w:t>மழை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ஒன்று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சேர்ந்து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கூக்குரலிட்டது</w:t>
        </w:r>
        <w:r>
          <w:rPr>
            <w:rFonts w:ascii="Segoe UI" w:hAnsi="Segoe UI" w:cs="Segoe UI"/>
            <w:color w:val="3A3A3A"/>
            <w:sz w:val="27"/>
            <w:szCs w:val="27"/>
          </w:rPr>
          <w:t>.</w:t>
        </w:r>
        <w:proofErr w:type="gramEnd"/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proofErr w:type="gramStart"/>
        <w:r>
          <w:rPr>
            <w:rFonts w:ascii="Latha" w:hAnsi="Latha" w:cs="Latha"/>
            <w:color w:val="3A3A3A"/>
            <w:sz w:val="27"/>
            <w:szCs w:val="27"/>
          </w:rPr>
          <w:t>வானம்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பிளந்து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நெருப்பைக்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கக்கியது</w:t>
        </w:r>
        <w:r>
          <w:rPr>
            <w:rFonts w:ascii="Segoe UI" w:hAnsi="Segoe UI" w:cs="Segoe UI"/>
            <w:color w:val="3A3A3A"/>
            <w:sz w:val="27"/>
            <w:szCs w:val="27"/>
          </w:rPr>
          <w:t>.</w:t>
        </w:r>
        <w:proofErr w:type="gramEnd"/>
      </w:ins>
    </w:p>
    <w:p w:rsidR="009B6327" w:rsidRDefault="009B6327" w:rsidP="009B6327">
      <w:pPr>
        <w:pStyle w:val="NormalWeb"/>
        <w:shd w:val="clear" w:color="auto" w:fill="FFFFFF"/>
        <w:spacing w:before="0" w:beforeAutospacing="0" w:after="384" w:afterAutospacing="0"/>
        <w:textAlignment w:val="baseline"/>
        <w:rPr>
          <w:ins w:id="59" w:author="Unknown"/>
          <w:rFonts w:ascii="Segoe UI" w:hAnsi="Segoe UI" w:cs="Segoe UI"/>
          <w:color w:val="3A3A3A"/>
          <w:sz w:val="27"/>
          <w:szCs w:val="27"/>
        </w:rPr>
      </w:pPr>
      <w:ins w:id="60" w:author="Unknown">
        <w:r>
          <w:rPr>
            <w:rFonts w:ascii="Latha" w:hAnsi="Latha" w:cs="Latha"/>
            <w:color w:val="3A3A3A"/>
            <w:sz w:val="27"/>
            <w:szCs w:val="27"/>
          </w:rPr>
          <w:t>அடுக்குத்தொடர்</w:t>
        </w:r>
        <w:r>
          <w:rPr>
            <w:rFonts w:ascii="Segoe UI" w:hAnsi="Segoe UI" w:cs="Segoe UI"/>
            <w:color w:val="3A3A3A"/>
            <w:sz w:val="27"/>
            <w:szCs w:val="27"/>
          </w:rPr>
          <w:t>:</w:t>
        </w:r>
        <w:r>
          <w:rPr>
            <w:rFonts w:ascii="Segoe UI" w:hAnsi="Segoe UI" w:cs="Segoe UI"/>
            <w:color w:val="3A3A3A"/>
            <w:sz w:val="27"/>
            <w:szCs w:val="27"/>
          </w:rPr>
          <w:br/>
        </w:r>
        <w:r>
          <w:rPr>
            <w:rFonts w:ascii="Latha" w:hAnsi="Latha" w:cs="Latha"/>
            <w:color w:val="3A3A3A"/>
            <w:sz w:val="27"/>
            <w:szCs w:val="27"/>
          </w:rPr>
          <w:t>தொங்கான்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நடுநடுங்கித்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தாவிதாவிகுதிகுதித்தது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. </w:t>
        </w:r>
        <w:proofErr w:type="gramStart"/>
        <w:r>
          <w:rPr>
            <w:rFonts w:ascii="Latha" w:hAnsi="Latha" w:cs="Latha"/>
            <w:color w:val="3A3A3A"/>
            <w:sz w:val="27"/>
            <w:szCs w:val="27"/>
          </w:rPr>
          <w:t>பிறகு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தொங்கான்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குதித்து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விழுந்து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நொறுநொறு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என்று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நொறுங்கியது</w:t>
        </w:r>
        <w:r>
          <w:rPr>
            <w:rFonts w:ascii="Segoe UI" w:hAnsi="Segoe UI" w:cs="Segoe UI"/>
            <w:color w:val="3A3A3A"/>
            <w:sz w:val="27"/>
            <w:szCs w:val="27"/>
          </w:rPr>
          <w:t>.</w:t>
        </w:r>
        <w:proofErr w:type="gramEnd"/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proofErr w:type="gramStart"/>
        <w:r>
          <w:rPr>
            <w:rFonts w:ascii="Latha" w:hAnsi="Latha" w:cs="Latha"/>
            <w:color w:val="3A3A3A"/>
            <w:sz w:val="27"/>
            <w:szCs w:val="27"/>
          </w:rPr>
          <w:t>சுழன்று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கிறுகிறுத்துக்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கூத்தாடியது</w:t>
        </w:r>
        <w:r>
          <w:rPr>
            <w:rFonts w:ascii="Segoe UI" w:hAnsi="Segoe UI" w:cs="Segoe UI"/>
            <w:color w:val="3A3A3A"/>
            <w:sz w:val="27"/>
            <w:szCs w:val="27"/>
          </w:rPr>
          <w:t>.</w:t>
        </w:r>
        <w:proofErr w:type="gramEnd"/>
      </w:ins>
    </w:p>
    <w:p w:rsidR="009B6327" w:rsidRDefault="009B6327" w:rsidP="009B6327">
      <w:pPr>
        <w:pStyle w:val="NormalWeb"/>
        <w:shd w:val="clear" w:color="auto" w:fill="FFFFFF"/>
        <w:spacing w:before="0" w:beforeAutospacing="0" w:after="384" w:afterAutospacing="0"/>
        <w:textAlignment w:val="baseline"/>
        <w:rPr>
          <w:ins w:id="61" w:author="Unknown"/>
          <w:rFonts w:ascii="Segoe UI" w:hAnsi="Segoe UI" w:cs="Segoe UI"/>
          <w:color w:val="3A3A3A"/>
          <w:sz w:val="27"/>
          <w:szCs w:val="27"/>
        </w:rPr>
      </w:pPr>
      <w:ins w:id="62" w:author="Unknown">
        <w:r>
          <w:rPr>
            <w:rFonts w:ascii="Latha" w:hAnsi="Latha" w:cs="Latha"/>
            <w:color w:val="3A3A3A"/>
            <w:sz w:val="27"/>
            <w:szCs w:val="27"/>
          </w:rPr>
          <w:t>ஒலிக்குறிப்பு</w:t>
        </w:r>
        <w:r>
          <w:rPr>
            <w:rFonts w:ascii="Segoe UI" w:hAnsi="Segoe UI" w:cs="Segoe UI"/>
            <w:color w:val="3A3A3A"/>
            <w:sz w:val="27"/>
            <w:szCs w:val="27"/>
          </w:rPr>
          <w:t>:</w:t>
        </w:r>
        <w:r>
          <w:rPr>
            <w:rFonts w:ascii="Segoe UI" w:hAnsi="Segoe UI" w:cs="Segoe UI"/>
            <w:color w:val="3A3A3A"/>
            <w:sz w:val="27"/>
            <w:szCs w:val="27"/>
          </w:rPr>
          <w:br/>
        </w:r>
        <w:r>
          <w:rPr>
            <w:rFonts w:ascii="Latha" w:hAnsi="Latha" w:cs="Latha"/>
            <w:color w:val="3A3A3A"/>
            <w:sz w:val="27"/>
            <w:szCs w:val="27"/>
          </w:rPr>
          <w:t>தொங்கான்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தாவி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விழுந்தது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, </w:t>
        </w:r>
        <w:r>
          <w:rPr>
            <w:rFonts w:ascii="Latha" w:hAnsi="Latha" w:cs="Latha"/>
            <w:color w:val="3A3A3A"/>
            <w:sz w:val="27"/>
            <w:szCs w:val="27"/>
          </w:rPr>
          <w:t>சுழல்கின்றது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. </w:t>
        </w:r>
        <w:proofErr w:type="gramStart"/>
        <w:r>
          <w:rPr>
            <w:rFonts w:ascii="Latha" w:hAnsi="Latha" w:cs="Latha"/>
            <w:color w:val="3A3A3A"/>
            <w:sz w:val="27"/>
            <w:szCs w:val="27"/>
          </w:rPr>
          <w:t>கடலில்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சிலுசிலு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மரமரப்பு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நொய்ங்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புய்வ்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, </w:t>
        </w:r>
        <w:r>
          <w:rPr>
            <w:rFonts w:ascii="Latha" w:hAnsi="Latha" w:cs="Latha"/>
            <w:color w:val="3A3A3A"/>
            <w:sz w:val="27"/>
            <w:szCs w:val="27"/>
          </w:rPr>
          <w:t>நொய்ங்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, </w:t>
        </w:r>
        <w:r>
          <w:rPr>
            <w:rFonts w:ascii="Latha" w:hAnsi="Latha" w:cs="Latha"/>
            <w:color w:val="3A3A3A"/>
            <w:sz w:val="27"/>
            <w:szCs w:val="27"/>
          </w:rPr>
          <w:t>புய்ங்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என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இடி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முழக்கம்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செய்ய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சீனப்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பிசாசுகள்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தாவி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வீசுகின்றன</w:t>
        </w:r>
        <w:r>
          <w:rPr>
            <w:rFonts w:ascii="Segoe UI" w:hAnsi="Segoe UI" w:cs="Segoe UI"/>
            <w:color w:val="3A3A3A"/>
            <w:sz w:val="27"/>
            <w:szCs w:val="27"/>
          </w:rPr>
          <w:t>.</w:t>
        </w:r>
        <w:proofErr w:type="gramEnd"/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proofErr w:type="gramStart"/>
        <w:r>
          <w:rPr>
            <w:rFonts w:ascii="Latha" w:hAnsi="Latha" w:cs="Latha"/>
            <w:color w:val="3A3A3A"/>
            <w:sz w:val="27"/>
            <w:szCs w:val="27"/>
          </w:rPr>
          <w:t>பகல்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இரவாகி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உப்புக்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காற்று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உடலை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வருடியது</w:t>
        </w:r>
        <w:r>
          <w:rPr>
            <w:rFonts w:ascii="Segoe UI" w:hAnsi="Segoe UI" w:cs="Segoe UI"/>
            <w:color w:val="3A3A3A"/>
            <w:sz w:val="27"/>
            <w:szCs w:val="27"/>
          </w:rPr>
          <w:t>.</w:t>
        </w:r>
        <w:proofErr w:type="gramEnd"/>
      </w:ins>
    </w:p>
    <w:p w:rsidR="009B6327" w:rsidRDefault="009B6327" w:rsidP="009B6327">
      <w:pPr>
        <w:pStyle w:val="NormalWeb"/>
        <w:shd w:val="clear" w:color="auto" w:fill="FFFFFF"/>
        <w:spacing w:before="0" w:beforeAutospacing="0" w:after="384" w:afterAutospacing="0"/>
        <w:textAlignment w:val="baseline"/>
        <w:rPr>
          <w:ins w:id="63" w:author="Unknown"/>
          <w:rFonts w:ascii="Segoe UI" w:hAnsi="Segoe UI" w:cs="Segoe UI"/>
          <w:color w:val="3A3A3A"/>
          <w:sz w:val="27"/>
          <w:szCs w:val="27"/>
        </w:rPr>
      </w:pPr>
      <w:ins w:id="64" w:author="Unknown">
        <w:r>
          <w:rPr>
            <w:rFonts w:ascii="Latha" w:hAnsi="Latha" w:cs="Latha"/>
            <w:color w:val="3A3A3A"/>
            <w:sz w:val="27"/>
            <w:szCs w:val="27"/>
          </w:rPr>
          <w:t>முடிவுரை</w:t>
        </w:r>
        <w:r>
          <w:rPr>
            <w:rFonts w:ascii="Segoe UI" w:hAnsi="Segoe UI" w:cs="Segoe UI"/>
            <w:color w:val="3A3A3A"/>
            <w:sz w:val="27"/>
            <w:szCs w:val="27"/>
          </w:rPr>
          <w:t>:</w:t>
        </w:r>
        <w:r>
          <w:rPr>
            <w:rFonts w:ascii="Segoe UI" w:hAnsi="Segoe UI" w:cs="Segoe UI"/>
            <w:color w:val="3A3A3A"/>
            <w:sz w:val="27"/>
            <w:szCs w:val="27"/>
          </w:rPr>
          <w:br/>
        </w:r>
        <w:r>
          <w:rPr>
            <w:rFonts w:ascii="Latha" w:hAnsi="Latha" w:cs="Latha"/>
            <w:color w:val="3A3A3A"/>
            <w:sz w:val="27"/>
            <w:szCs w:val="27"/>
          </w:rPr>
          <w:t>புயலுக்குப்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பின்னால்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ஐந்தாம்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நாள்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கரை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தென்பட்டது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. </w:t>
        </w:r>
        <w:proofErr w:type="gramStart"/>
        <w:r>
          <w:rPr>
            <w:rFonts w:ascii="Latha" w:hAnsi="Latha" w:cs="Latha"/>
            <w:color w:val="3A3A3A"/>
            <w:sz w:val="27"/>
            <w:szCs w:val="27"/>
          </w:rPr>
          <w:t>அடுத்தநாள்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முற்பகல்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பினாங்கு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துறைமுகத்தை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அணுகினார்கள்</w:t>
        </w:r>
        <w:r>
          <w:rPr>
            <w:rFonts w:ascii="Segoe UI" w:hAnsi="Segoe UI" w:cs="Segoe UI"/>
            <w:color w:val="3A3A3A"/>
            <w:sz w:val="27"/>
            <w:szCs w:val="27"/>
          </w:rPr>
          <w:t>.</w:t>
        </w:r>
        <w:proofErr w:type="gramEnd"/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proofErr w:type="gramStart"/>
        <w:r>
          <w:rPr>
            <w:rFonts w:ascii="Latha" w:hAnsi="Latha" w:cs="Latha"/>
            <w:color w:val="3A3A3A"/>
            <w:sz w:val="27"/>
            <w:szCs w:val="27"/>
          </w:rPr>
          <w:t>பிலவானிலிருந்து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சுமத்ராவரை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புயல்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இப்படிப்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பயமுறுத்தியது</w:t>
        </w:r>
        <w:r>
          <w:rPr>
            <w:rFonts w:ascii="Segoe UI" w:hAnsi="Segoe UI" w:cs="Segoe UI"/>
            <w:color w:val="3A3A3A"/>
            <w:sz w:val="27"/>
            <w:szCs w:val="27"/>
          </w:rPr>
          <w:t>.</w:t>
        </w:r>
        <w:proofErr w:type="gramEnd"/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proofErr w:type="gramStart"/>
        <w:r>
          <w:rPr>
            <w:rFonts w:ascii="Latha" w:hAnsi="Latha" w:cs="Latha"/>
            <w:color w:val="3A3A3A"/>
            <w:sz w:val="27"/>
            <w:szCs w:val="27"/>
          </w:rPr>
          <w:t>இத்தகைய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வருணனையோடு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புயலில்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தோணிபடும்பாட்டை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அழகாய்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’ </w:t>
        </w:r>
        <w:r>
          <w:rPr>
            <w:rFonts w:ascii="Latha" w:hAnsi="Latha" w:cs="Latha"/>
            <w:color w:val="3A3A3A"/>
            <w:sz w:val="27"/>
            <w:szCs w:val="27"/>
          </w:rPr>
          <w:t>விவரிக்கின்றார்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பா</w:t>
        </w:r>
        <w:r>
          <w:rPr>
            <w:rFonts w:ascii="Segoe UI" w:hAnsi="Segoe UI" w:cs="Segoe UI"/>
            <w:color w:val="3A3A3A"/>
            <w:sz w:val="27"/>
            <w:szCs w:val="27"/>
          </w:rPr>
          <w:t>.</w:t>
        </w:r>
        <w:proofErr w:type="gramEnd"/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proofErr w:type="gramStart"/>
        <w:r>
          <w:rPr>
            <w:rFonts w:ascii="Latha" w:hAnsi="Latha" w:cs="Latha"/>
            <w:color w:val="3A3A3A"/>
            <w:sz w:val="27"/>
            <w:szCs w:val="27"/>
          </w:rPr>
          <w:t>சிங்காரம்</w:t>
        </w:r>
        <w:r>
          <w:rPr>
            <w:rFonts w:ascii="Segoe UI" w:hAnsi="Segoe UI" w:cs="Segoe UI"/>
            <w:color w:val="3A3A3A"/>
            <w:sz w:val="27"/>
            <w:szCs w:val="27"/>
          </w:rPr>
          <w:t>.</w:t>
        </w:r>
        <w:proofErr w:type="gramEnd"/>
      </w:ins>
    </w:p>
    <w:p w:rsidR="00AD67A9" w:rsidRDefault="00AD67A9" w:rsidP="00AD67A9">
      <w:pPr>
        <w:rPr>
          <w:rFonts w:ascii="Bamini" w:hAnsi="Bamini"/>
          <w:sz w:val="24"/>
          <w:szCs w:val="24"/>
          <w:lang w:val="en-IN"/>
        </w:rPr>
      </w:pPr>
    </w:p>
    <w:p w:rsidR="009B6327" w:rsidRDefault="00AD67A9" w:rsidP="00A5586B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color w:val="3A3A3A"/>
          <w:sz w:val="27"/>
          <w:szCs w:val="27"/>
        </w:rPr>
      </w:pPr>
      <w:r>
        <w:rPr>
          <w:rFonts w:ascii="Bamini" w:hAnsi="Bamini"/>
          <w:lang w:val="en-IN"/>
        </w:rPr>
        <w:t xml:space="preserve">45. </w:t>
      </w:r>
      <w:proofErr w:type="gramStart"/>
      <w:r>
        <w:rPr>
          <w:rFonts w:ascii="Bamini" w:hAnsi="Bamini"/>
          <w:lang w:val="en-IN"/>
        </w:rPr>
        <w:t>m</w:t>
      </w:r>
      <w:proofErr w:type="gramEnd"/>
      <w:r>
        <w:rPr>
          <w:rFonts w:ascii="Bamini" w:hAnsi="Bamini"/>
          <w:lang w:val="en-IN"/>
        </w:rPr>
        <w:t>)</w:t>
      </w:r>
      <w:r w:rsidR="00E52847">
        <w:rPr>
          <w:rFonts w:ascii="Bamini" w:hAnsi="Bamini"/>
          <w:lang w:val="en-IN"/>
        </w:rPr>
        <w:t xml:space="preserve"> </w:t>
      </w:r>
      <w:r w:rsidR="009B6327">
        <w:rPr>
          <w:rFonts w:ascii="Latha" w:hAnsi="Latha" w:cs="Latha"/>
          <w:color w:val="0000FF"/>
          <w:sz w:val="27"/>
          <w:szCs w:val="27"/>
          <w:bdr w:val="none" w:sz="0" w:space="0" w:color="auto" w:frame="1"/>
        </w:rPr>
        <w:t>நூலின்</w:t>
      </w:r>
      <w:r w:rsidR="009B6327">
        <w:rPr>
          <w:rFonts w:ascii="Segoe UI" w:hAnsi="Segoe UI" w:cs="Segoe UI"/>
          <w:color w:val="0000FF"/>
          <w:sz w:val="27"/>
          <w:szCs w:val="27"/>
          <w:bdr w:val="none" w:sz="0" w:space="0" w:color="auto" w:frame="1"/>
        </w:rPr>
        <w:t xml:space="preserve"> </w:t>
      </w:r>
      <w:r w:rsidR="009B6327">
        <w:rPr>
          <w:rFonts w:ascii="Latha" w:hAnsi="Latha" w:cs="Latha"/>
          <w:color w:val="0000FF"/>
          <w:sz w:val="27"/>
          <w:szCs w:val="27"/>
          <w:bdr w:val="none" w:sz="0" w:space="0" w:color="auto" w:frame="1"/>
        </w:rPr>
        <w:t>தலைப்பு</w:t>
      </w:r>
      <w:r w:rsidR="009B6327">
        <w:rPr>
          <w:rFonts w:ascii="Segoe UI" w:hAnsi="Segoe UI" w:cs="Segoe UI"/>
          <w:color w:val="0000FF"/>
          <w:sz w:val="27"/>
          <w:szCs w:val="27"/>
          <w:bdr w:val="none" w:sz="0" w:space="0" w:color="auto" w:frame="1"/>
        </w:rPr>
        <w:t xml:space="preserve"> : </w:t>
      </w:r>
      <w:r w:rsidR="009B6327">
        <w:rPr>
          <w:rFonts w:ascii="Latha" w:hAnsi="Latha" w:cs="Latha"/>
          <w:color w:val="0000FF"/>
          <w:sz w:val="27"/>
          <w:szCs w:val="27"/>
          <w:bdr w:val="none" w:sz="0" w:space="0" w:color="auto" w:frame="1"/>
        </w:rPr>
        <w:t>சந்தித்ததும்</w:t>
      </w:r>
      <w:r w:rsidR="009B6327">
        <w:rPr>
          <w:rFonts w:ascii="Segoe UI" w:hAnsi="Segoe UI" w:cs="Segoe UI"/>
          <w:color w:val="0000FF"/>
          <w:sz w:val="27"/>
          <w:szCs w:val="27"/>
          <w:bdr w:val="none" w:sz="0" w:space="0" w:color="auto" w:frame="1"/>
        </w:rPr>
        <w:t xml:space="preserve"> </w:t>
      </w:r>
      <w:r w:rsidR="009B6327">
        <w:rPr>
          <w:rFonts w:ascii="Latha" w:hAnsi="Latha" w:cs="Latha"/>
          <w:color w:val="0000FF"/>
          <w:sz w:val="27"/>
          <w:szCs w:val="27"/>
          <w:bdr w:val="none" w:sz="0" w:space="0" w:color="auto" w:frame="1"/>
        </w:rPr>
        <w:t>சிந்தித்ததும்</w:t>
      </w:r>
      <w:r w:rsidR="009B6327">
        <w:rPr>
          <w:rFonts w:ascii="Segoe UI" w:hAnsi="Segoe UI" w:cs="Segoe UI"/>
          <w:color w:val="0000FF"/>
          <w:sz w:val="27"/>
          <w:szCs w:val="27"/>
          <w:bdr w:val="none" w:sz="0" w:space="0" w:color="auto" w:frame="1"/>
        </w:rPr>
        <w:t xml:space="preserve"> (</w:t>
      </w:r>
      <w:r w:rsidR="009B6327">
        <w:rPr>
          <w:rFonts w:ascii="Latha" w:hAnsi="Latha" w:cs="Latha"/>
          <w:color w:val="0000FF"/>
          <w:sz w:val="27"/>
          <w:szCs w:val="27"/>
          <w:bdr w:val="none" w:sz="0" w:space="0" w:color="auto" w:frame="1"/>
        </w:rPr>
        <w:t>கதை</w:t>
      </w:r>
      <w:r w:rsidR="009B6327">
        <w:rPr>
          <w:rFonts w:ascii="Segoe UI" w:hAnsi="Segoe UI" w:cs="Segoe UI"/>
          <w:color w:val="0000FF"/>
          <w:sz w:val="27"/>
          <w:szCs w:val="27"/>
          <w:bdr w:val="none" w:sz="0" w:space="0" w:color="auto" w:frame="1"/>
        </w:rPr>
        <w:t>)</w:t>
      </w:r>
    </w:p>
    <w:p w:rsidR="009B6327" w:rsidRDefault="009B6327" w:rsidP="009B6327">
      <w:pPr>
        <w:pStyle w:val="NormalWeb"/>
        <w:shd w:val="clear" w:color="auto" w:fill="FFFFFF"/>
        <w:spacing w:before="0" w:beforeAutospacing="0" w:after="384" w:afterAutospacing="0"/>
        <w:textAlignment w:val="baseline"/>
        <w:rPr>
          <w:rFonts w:ascii="Segoe UI" w:hAnsi="Segoe UI" w:cs="Segoe UI"/>
          <w:color w:val="3A3A3A"/>
          <w:sz w:val="27"/>
          <w:szCs w:val="27"/>
        </w:rPr>
      </w:pPr>
      <w:r>
        <w:rPr>
          <w:rFonts w:ascii="Latha" w:hAnsi="Latha" w:cs="Latha"/>
          <w:color w:val="3A3A3A"/>
          <w:sz w:val="27"/>
          <w:szCs w:val="27"/>
        </w:rPr>
        <w:t>நூலின்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மையப்பொருள்</w:t>
      </w:r>
      <w:r>
        <w:rPr>
          <w:rFonts w:ascii="Segoe UI" w:hAnsi="Segoe UI" w:cs="Segoe UI"/>
          <w:color w:val="3A3A3A"/>
          <w:sz w:val="27"/>
          <w:szCs w:val="27"/>
        </w:rPr>
        <w:t>:</w:t>
      </w:r>
      <w:r>
        <w:rPr>
          <w:rFonts w:ascii="Segoe UI" w:hAnsi="Segoe UI" w:cs="Segoe UI"/>
          <w:color w:val="3A3A3A"/>
          <w:sz w:val="27"/>
          <w:szCs w:val="27"/>
        </w:rPr>
        <w:br/>
      </w:r>
      <w:r>
        <w:rPr>
          <w:rFonts w:ascii="Latha" w:hAnsi="Latha" w:cs="Latha"/>
          <w:color w:val="3A3A3A"/>
          <w:sz w:val="27"/>
          <w:szCs w:val="27"/>
        </w:rPr>
        <w:t>வாழ்வில்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ஒவ்வொரு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நாளும்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பலவிதமான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மனிதர்களைச்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சந்திக்கிறோம்</w:t>
      </w:r>
      <w:r>
        <w:rPr>
          <w:rFonts w:ascii="Segoe UI" w:hAnsi="Segoe UI" w:cs="Segoe UI"/>
          <w:color w:val="3A3A3A"/>
          <w:sz w:val="27"/>
          <w:szCs w:val="27"/>
        </w:rPr>
        <w:t xml:space="preserve">. </w:t>
      </w:r>
      <w:proofErr w:type="gramStart"/>
      <w:r>
        <w:rPr>
          <w:rFonts w:ascii="Latha" w:hAnsi="Latha" w:cs="Latha"/>
          <w:color w:val="3A3A3A"/>
          <w:sz w:val="27"/>
          <w:szCs w:val="27"/>
        </w:rPr>
        <w:t>நாம்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அவர்களிடம்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கற்றுக்கொண்ட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பாடம்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என்ன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என்பதே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மையப்பொருள்</w:t>
      </w:r>
      <w:r>
        <w:rPr>
          <w:rFonts w:ascii="Segoe UI" w:hAnsi="Segoe UI" w:cs="Segoe UI"/>
          <w:color w:val="3A3A3A"/>
          <w:sz w:val="27"/>
          <w:szCs w:val="27"/>
        </w:rPr>
        <w:t>.</w:t>
      </w:r>
      <w:proofErr w:type="gramEnd"/>
    </w:p>
    <w:p w:rsidR="009B6327" w:rsidRDefault="009B6327" w:rsidP="009B6327">
      <w:pPr>
        <w:pStyle w:val="NormalWeb"/>
        <w:shd w:val="clear" w:color="auto" w:fill="FFFFFF"/>
        <w:spacing w:before="0" w:beforeAutospacing="0" w:after="384" w:afterAutospacing="0"/>
        <w:textAlignment w:val="baseline"/>
        <w:rPr>
          <w:rFonts w:ascii="Segoe UI" w:hAnsi="Segoe UI" w:cs="Segoe UI"/>
          <w:color w:val="3A3A3A"/>
          <w:sz w:val="27"/>
          <w:szCs w:val="27"/>
        </w:rPr>
      </w:pPr>
      <w:r>
        <w:rPr>
          <w:rFonts w:ascii="Latha" w:hAnsi="Latha" w:cs="Latha"/>
          <w:color w:val="3A3A3A"/>
          <w:sz w:val="27"/>
          <w:szCs w:val="27"/>
        </w:rPr>
        <w:lastRenderedPageBreak/>
        <w:t>மொழிநடை</w:t>
      </w:r>
      <w:r>
        <w:rPr>
          <w:rFonts w:ascii="Segoe UI" w:hAnsi="Segoe UI" w:cs="Segoe UI"/>
          <w:color w:val="3A3A3A"/>
          <w:sz w:val="27"/>
          <w:szCs w:val="27"/>
        </w:rPr>
        <w:t>:</w:t>
      </w:r>
      <w:r>
        <w:rPr>
          <w:rFonts w:ascii="Segoe UI" w:hAnsi="Segoe UI" w:cs="Segoe UI"/>
          <w:color w:val="3A3A3A"/>
          <w:sz w:val="27"/>
          <w:szCs w:val="27"/>
        </w:rPr>
        <w:br/>
      </w:r>
      <w:r>
        <w:rPr>
          <w:rFonts w:ascii="Latha" w:hAnsi="Latha" w:cs="Latha"/>
          <w:color w:val="3A3A3A"/>
          <w:sz w:val="27"/>
          <w:szCs w:val="27"/>
        </w:rPr>
        <w:t>வாசகர்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வாசிப்புக்கு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ஏற்றநடையில்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இலகுவான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முறையில்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ஆங்கில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மேற்கோளுடன்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அமைந்த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நூல்</w:t>
      </w:r>
      <w:r>
        <w:rPr>
          <w:rFonts w:ascii="Segoe UI" w:hAnsi="Segoe UI" w:cs="Segoe UI"/>
          <w:color w:val="3A3A3A"/>
          <w:sz w:val="27"/>
          <w:szCs w:val="27"/>
        </w:rPr>
        <w:t xml:space="preserve">. </w:t>
      </w:r>
      <w:proofErr w:type="gramStart"/>
      <w:r>
        <w:rPr>
          <w:rFonts w:ascii="Latha" w:hAnsi="Latha" w:cs="Latha"/>
          <w:color w:val="3A3A3A"/>
          <w:sz w:val="27"/>
          <w:szCs w:val="27"/>
        </w:rPr>
        <w:t>தெளிந்த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நீரோடையினைப்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போல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கதையின்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சொற்றொடர்கள்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பொருள்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தெளிவுடன்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செல்கின்றது</w:t>
      </w:r>
      <w:r>
        <w:rPr>
          <w:rFonts w:ascii="Segoe UI" w:hAnsi="Segoe UI" w:cs="Segoe UI"/>
          <w:color w:val="3A3A3A"/>
          <w:sz w:val="27"/>
          <w:szCs w:val="27"/>
        </w:rPr>
        <w:t>.</w:t>
      </w:r>
      <w:proofErr w:type="gramEnd"/>
    </w:p>
    <w:p w:rsidR="009B6327" w:rsidRDefault="009B6327" w:rsidP="009B6327">
      <w:pPr>
        <w:pStyle w:val="NormalWeb"/>
        <w:shd w:val="clear" w:color="auto" w:fill="FFFFFF"/>
        <w:spacing w:before="0" w:beforeAutospacing="0" w:after="384" w:afterAutospacing="0"/>
        <w:textAlignment w:val="baseline"/>
        <w:rPr>
          <w:rFonts w:ascii="Segoe UI" w:hAnsi="Segoe UI" w:cs="Segoe UI"/>
          <w:color w:val="3A3A3A"/>
          <w:sz w:val="27"/>
          <w:szCs w:val="27"/>
        </w:rPr>
      </w:pPr>
      <w:r>
        <w:rPr>
          <w:rFonts w:ascii="Latha" w:hAnsi="Latha" w:cs="Latha"/>
          <w:color w:val="3A3A3A"/>
          <w:sz w:val="27"/>
          <w:szCs w:val="27"/>
        </w:rPr>
        <w:t>வெளிப்படுத்தும்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கருத்து</w:t>
      </w:r>
      <w:r>
        <w:rPr>
          <w:rFonts w:ascii="Segoe UI" w:hAnsi="Segoe UI" w:cs="Segoe UI"/>
          <w:color w:val="3A3A3A"/>
          <w:sz w:val="27"/>
          <w:szCs w:val="27"/>
        </w:rPr>
        <w:t>:</w:t>
      </w:r>
      <w:r>
        <w:rPr>
          <w:rFonts w:ascii="Segoe UI" w:hAnsi="Segoe UI" w:cs="Segoe UI"/>
          <w:color w:val="3A3A3A"/>
          <w:sz w:val="27"/>
          <w:szCs w:val="27"/>
        </w:rPr>
        <w:br/>
      </w:r>
      <w:r>
        <w:rPr>
          <w:rFonts w:ascii="Latha" w:hAnsi="Latha" w:cs="Latha"/>
          <w:color w:val="3A3A3A"/>
          <w:sz w:val="27"/>
          <w:szCs w:val="27"/>
        </w:rPr>
        <w:t>நம்மை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வியக்க</w:t>
      </w:r>
      <w:r>
        <w:rPr>
          <w:rFonts w:ascii="Segoe UI" w:hAnsi="Segoe UI" w:cs="Segoe UI"/>
          <w:color w:val="3A3A3A"/>
          <w:sz w:val="27"/>
          <w:szCs w:val="27"/>
        </w:rPr>
        <w:t xml:space="preserve">, </w:t>
      </w:r>
      <w:r>
        <w:rPr>
          <w:rFonts w:ascii="Latha" w:hAnsi="Latha" w:cs="Latha"/>
          <w:color w:val="3A3A3A"/>
          <w:sz w:val="27"/>
          <w:szCs w:val="27"/>
        </w:rPr>
        <w:t>விம்ம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செய்கின்ற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வகையில்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நம்மை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நாமே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பரிசோதனை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செய்து</w:t>
      </w:r>
      <w:r>
        <w:rPr>
          <w:rFonts w:ascii="Segoe UI" w:hAnsi="Segoe UI" w:cs="Segoe UI"/>
          <w:color w:val="3A3A3A"/>
          <w:sz w:val="27"/>
          <w:szCs w:val="27"/>
        </w:rPr>
        <w:t xml:space="preserve">, </w:t>
      </w:r>
      <w:r>
        <w:rPr>
          <w:rFonts w:ascii="Latha" w:hAnsi="Latha" w:cs="Latha"/>
          <w:color w:val="3A3A3A"/>
          <w:sz w:val="27"/>
          <w:szCs w:val="27"/>
        </w:rPr>
        <w:t>தூண்டும்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வகையில்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மனதை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உருக்கும்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வகையில்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பதிவு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செய்துள்ளார்</w:t>
      </w:r>
      <w:r>
        <w:rPr>
          <w:rFonts w:ascii="Segoe UI" w:hAnsi="Segoe UI" w:cs="Segoe UI"/>
          <w:color w:val="3A3A3A"/>
          <w:sz w:val="27"/>
          <w:szCs w:val="27"/>
        </w:rPr>
        <w:t xml:space="preserve">. </w:t>
      </w:r>
      <w:proofErr w:type="gramStart"/>
      <w:r>
        <w:rPr>
          <w:rFonts w:ascii="Latha" w:hAnsi="Latha" w:cs="Latha"/>
          <w:color w:val="3A3A3A"/>
          <w:sz w:val="27"/>
          <w:szCs w:val="27"/>
        </w:rPr>
        <w:t>மானுடர்கள்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இன்றைய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நிலையில்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எப்படி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வாழவேண்டும்</w:t>
      </w:r>
      <w:r>
        <w:rPr>
          <w:rFonts w:ascii="Segoe UI" w:hAnsi="Segoe UI" w:cs="Segoe UI"/>
          <w:color w:val="3A3A3A"/>
          <w:sz w:val="27"/>
          <w:szCs w:val="27"/>
        </w:rPr>
        <w:t>?</w:t>
      </w:r>
      <w:proofErr w:type="gramEnd"/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proofErr w:type="gramStart"/>
      <w:r>
        <w:rPr>
          <w:rFonts w:ascii="Latha" w:hAnsi="Latha" w:cs="Latha"/>
          <w:color w:val="3A3A3A"/>
          <w:sz w:val="27"/>
          <w:szCs w:val="27"/>
        </w:rPr>
        <w:t>எத்தகைய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புரிதல்கள்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தேவை</w:t>
      </w:r>
      <w:r>
        <w:rPr>
          <w:rFonts w:ascii="Segoe UI" w:hAnsi="Segoe UI" w:cs="Segoe UI"/>
          <w:color w:val="3A3A3A"/>
          <w:sz w:val="27"/>
          <w:szCs w:val="27"/>
        </w:rPr>
        <w:t>?</w:t>
      </w:r>
      <w:proofErr w:type="gramEnd"/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proofErr w:type="gramStart"/>
      <w:r>
        <w:rPr>
          <w:rFonts w:ascii="Latha" w:hAnsi="Latha" w:cs="Latha"/>
          <w:color w:val="3A3A3A"/>
          <w:sz w:val="27"/>
          <w:szCs w:val="27"/>
        </w:rPr>
        <w:t>தன்னம்பிக்கையும்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முயற்சியும்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எவ்வாறு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வெற்றி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தரும்</w:t>
      </w:r>
      <w:r>
        <w:rPr>
          <w:rFonts w:ascii="Segoe UI" w:hAnsi="Segoe UI" w:cs="Segoe UI"/>
          <w:color w:val="3A3A3A"/>
          <w:sz w:val="27"/>
          <w:szCs w:val="27"/>
        </w:rPr>
        <w:t>?</w:t>
      </w:r>
      <w:proofErr w:type="gramEnd"/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proofErr w:type="gramStart"/>
      <w:r>
        <w:rPr>
          <w:rFonts w:ascii="Latha" w:hAnsi="Latha" w:cs="Latha"/>
          <w:color w:val="3A3A3A"/>
          <w:sz w:val="27"/>
          <w:szCs w:val="27"/>
        </w:rPr>
        <w:t>ஆகிய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நற்கருத்துகளை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இந்நூல்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வெளிப்படுத்துகின்றது</w:t>
      </w:r>
      <w:r>
        <w:rPr>
          <w:rFonts w:ascii="Segoe UI" w:hAnsi="Segoe UI" w:cs="Segoe UI"/>
          <w:color w:val="3A3A3A"/>
          <w:sz w:val="27"/>
          <w:szCs w:val="27"/>
        </w:rPr>
        <w:t>.</w:t>
      </w:r>
      <w:proofErr w:type="gramEnd"/>
    </w:p>
    <w:p w:rsidR="009B6327" w:rsidRDefault="009B6327" w:rsidP="009B6327">
      <w:pPr>
        <w:pStyle w:val="NormalWeb"/>
        <w:shd w:val="clear" w:color="auto" w:fill="FFFFFF"/>
        <w:spacing w:before="0" w:beforeAutospacing="0" w:after="384" w:afterAutospacing="0"/>
        <w:textAlignment w:val="baseline"/>
        <w:rPr>
          <w:rFonts w:ascii="Segoe UI" w:hAnsi="Segoe UI" w:cs="Segoe UI"/>
          <w:color w:val="3A3A3A"/>
          <w:sz w:val="27"/>
          <w:szCs w:val="27"/>
        </w:rPr>
      </w:pPr>
      <w:r>
        <w:rPr>
          <w:rFonts w:ascii="Latha" w:hAnsi="Latha" w:cs="Latha"/>
          <w:color w:val="3A3A3A"/>
          <w:sz w:val="27"/>
          <w:szCs w:val="27"/>
        </w:rPr>
        <w:t>நூலின்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நயம்</w:t>
      </w:r>
      <w:r>
        <w:rPr>
          <w:rFonts w:ascii="Segoe UI" w:hAnsi="Segoe UI" w:cs="Segoe UI"/>
          <w:color w:val="3A3A3A"/>
          <w:sz w:val="27"/>
          <w:szCs w:val="27"/>
        </w:rPr>
        <w:t>:</w:t>
      </w:r>
      <w:r>
        <w:rPr>
          <w:rFonts w:ascii="Segoe UI" w:hAnsi="Segoe UI" w:cs="Segoe UI"/>
          <w:color w:val="3A3A3A"/>
          <w:sz w:val="27"/>
          <w:szCs w:val="27"/>
        </w:rPr>
        <w:br/>
      </w:r>
      <w:r>
        <w:rPr>
          <w:rFonts w:ascii="Latha" w:hAnsi="Latha" w:cs="Latha"/>
          <w:color w:val="3A3A3A"/>
          <w:sz w:val="27"/>
          <w:szCs w:val="27"/>
        </w:rPr>
        <w:t>படிக்க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விறுவிறுப்பாக</w:t>
      </w:r>
      <w:r>
        <w:rPr>
          <w:rFonts w:ascii="Segoe UI" w:hAnsi="Segoe UI" w:cs="Segoe UI"/>
          <w:color w:val="3A3A3A"/>
          <w:sz w:val="27"/>
          <w:szCs w:val="27"/>
        </w:rPr>
        <w:t xml:space="preserve">, </w:t>
      </w:r>
      <w:r>
        <w:rPr>
          <w:rFonts w:ascii="Latha" w:hAnsi="Latha" w:cs="Latha"/>
          <w:color w:val="3A3A3A"/>
          <w:sz w:val="27"/>
          <w:szCs w:val="27"/>
        </w:rPr>
        <w:t>படித்தவுடன்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தெளிவடையும்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எதுகை</w:t>
      </w:r>
      <w:r>
        <w:rPr>
          <w:rFonts w:ascii="Segoe UI" w:hAnsi="Segoe UI" w:cs="Segoe UI"/>
          <w:color w:val="3A3A3A"/>
          <w:sz w:val="27"/>
          <w:szCs w:val="27"/>
        </w:rPr>
        <w:t xml:space="preserve">, </w:t>
      </w:r>
      <w:r>
        <w:rPr>
          <w:rFonts w:ascii="Latha" w:hAnsi="Latha" w:cs="Latha"/>
          <w:color w:val="3A3A3A"/>
          <w:sz w:val="27"/>
          <w:szCs w:val="27"/>
        </w:rPr>
        <w:t>மோனையோடு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அமைந்துள்ளது</w:t>
      </w:r>
      <w:r>
        <w:rPr>
          <w:rFonts w:ascii="Segoe UI" w:hAnsi="Segoe UI" w:cs="Segoe UI"/>
          <w:color w:val="3A3A3A"/>
          <w:sz w:val="27"/>
          <w:szCs w:val="27"/>
        </w:rPr>
        <w:t xml:space="preserve">. </w:t>
      </w:r>
      <w:r>
        <w:rPr>
          <w:rFonts w:ascii="Latha" w:hAnsi="Latha" w:cs="Latha"/>
          <w:color w:val="3A3A3A"/>
          <w:sz w:val="27"/>
          <w:szCs w:val="27"/>
        </w:rPr>
        <w:t>எளிமையான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சொற்கள்</w:t>
      </w:r>
      <w:r>
        <w:rPr>
          <w:rFonts w:ascii="Segoe UI" w:hAnsi="Segoe UI" w:cs="Segoe UI"/>
          <w:color w:val="3A3A3A"/>
          <w:sz w:val="27"/>
          <w:szCs w:val="27"/>
        </w:rPr>
        <w:t xml:space="preserve">, </w:t>
      </w:r>
      <w:r>
        <w:rPr>
          <w:rFonts w:ascii="Latha" w:hAnsi="Latha" w:cs="Latha"/>
          <w:color w:val="3A3A3A"/>
          <w:sz w:val="27"/>
          <w:szCs w:val="27"/>
        </w:rPr>
        <w:t>எதார்த்தமான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கருத்துகள்</w:t>
      </w:r>
      <w:r>
        <w:rPr>
          <w:rFonts w:ascii="Segoe UI" w:hAnsi="Segoe UI" w:cs="Segoe UI"/>
          <w:color w:val="3A3A3A"/>
          <w:sz w:val="27"/>
          <w:szCs w:val="27"/>
        </w:rPr>
        <w:t xml:space="preserve">, </w:t>
      </w:r>
      <w:r>
        <w:rPr>
          <w:rFonts w:ascii="Latha" w:hAnsi="Latha" w:cs="Latha"/>
          <w:color w:val="3A3A3A"/>
          <w:sz w:val="27"/>
          <w:szCs w:val="27"/>
        </w:rPr>
        <w:t>உன்னதமான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நீதிகள்</w:t>
      </w:r>
      <w:r>
        <w:rPr>
          <w:rFonts w:ascii="Segoe UI" w:hAnsi="Segoe UI" w:cs="Segoe UI"/>
          <w:color w:val="3A3A3A"/>
          <w:sz w:val="27"/>
          <w:szCs w:val="27"/>
        </w:rPr>
        <w:t xml:space="preserve">, </w:t>
      </w:r>
      <w:r>
        <w:rPr>
          <w:rFonts w:ascii="Latha" w:hAnsi="Latha" w:cs="Latha"/>
          <w:color w:val="3A3A3A"/>
          <w:sz w:val="27"/>
          <w:szCs w:val="27"/>
        </w:rPr>
        <w:t>உணர்வான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சான்றுகள்</w:t>
      </w:r>
      <w:r>
        <w:rPr>
          <w:rFonts w:ascii="Segoe UI" w:hAnsi="Segoe UI" w:cs="Segoe UI"/>
          <w:color w:val="3A3A3A"/>
          <w:sz w:val="27"/>
          <w:szCs w:val="27"/>
        </w:rPr>
        <w:t xml:space="preserve">, </w:t>
      </w:r>
      <w:r>
        <w:rPr>
          <w:rFonts w:ascii="Latha" w:hAnsi="Latha" w:cs="Latha"/>
          <w:color w:val="3A3A3A"/>
          <w:sz w:val="27"/>
          <w:szCs w:val="27"/>
        </w:rPr>
        <w:t>சிந்திக்க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வைக்கும்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உணர்ச்சிப்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பெருக்கு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ஆகியவை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நூலின்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நயத்திற்குச்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சான்றாகும்</w:t>
      </w:r>
      <w:r>
        <w:rPr>
          <w:rFonts w:ascii="Segoe UI" w:hAnsi="Segoe UI" w:cs="Segoe UI"/>
          <w:color w:val="3A3A3A"/>
          <w:sz w:val="27"/>
          <w:szCs w:val="27"/>
        </w:rPr>
        <w:t>.</w:t>
      </w:r>
    </w:p>
    <w:p w:rsidR="009B6327" w:rsidRDefault="009B6327" w:rsidP="009B6327">
      <w:pPr>
        <w:pStyle w:val="NormalWeb"/>
        <w:shd w:val="clear" w:color="auto" w:fill="FFFFFF"/>
        <w:spacing w:before="0" w:beforeAutospacing="0" w:after="384" w:afterAutospacing="0"/>
        <w:textAlignment w:val="baseline"/>
        <w:rPr>
          <w:ins w:id="65" w:author="Unknown"/>
          <w:rFonts w:ascii="Segoe UI" w:hAnsi="Segoe UI" w:cs="Segoe UI"/>
          <w:color w:val="3A3A3A"/>
          <w:sz w:val="27"/>
          <w:szCs w:val="27"/>
        </w:rPr>
      </w:pPr>
      <w:ins w:id="66" w:author="Unknown">
        <w:r>
          <w:rPr>
            <w:rFonts w:ascii="Latha" w:hAnsi="Latha" w:cs="Latha"/>
            <w:color w:val="3A3A3A"/>
            <w:sz w:val="27"/>
            <w:szCs w:val="27"/>
          </w:rPr>
          <w:t>நூலின்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கட்டமைப்பு</w:t>
        </w:r>
        <w:r>
          <w:rPr>
            <w:rFonts w:ascii="Segoe UI" w:hAnsi="Segoe UI" w:cs="Segoe UI"/>
            <w:color w:val="3A3A3A"/>
            <w:sz w:val="27"/>
            <w:szCs w:val="27"/>
          </w:rPr>
          <w:t>:</w:t>
        </w:r>
        <w:r>
          <w:rPr>
            <w:rFonts w:ascii="Segoe UI" w:hAnsi="Segoe UI" w:cs="Segoe UI"/>
            <w:color w:val="3A3A3A"/>
            <w:sz w:val="27"/>
            <w:szCs w:val="27"/>
          </w:rPr>
          <w:br/>
        </w:r>
        <w:r>
          <w:rPr>
            <w:rFonts w:ascii="Latha" w:hAnsi="Latha" w:cs="Latha"/>
            <w:color w:val="3A3A3A"/>
            <w:sz w:val="27"/>
            <w:szCs w:val="27"/>
          </w:rPr>
          <w:t>மங்கையர்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மலரில்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50 </w:t>
        </w:r>
        <w:r>
          <w:rPr>
            <w:rFonts w:ascii="Latha" w:hAnsi="Latha" w:cs="Latha"/>
            <w:color w:val="3A3A3A"/>
            <w:sz w:val="27"/>
            <w:szCs w:val="27"/>
          </w:rPr>
          <w:t>கட்டுரைகளாக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வெளிவந்த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நூல்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. </w:t>
        </w:r>
        <w:proofErr w:type="gramStart"/>
        <w:r>
          <w:rPr>
            <w:rFonts w:ascii="Latha" w:hAnsi="Latha" w:cs="Latha"/>
            <w:color w:val="3A3A3A"/>
            <w:sz w:val="27"/>
            <w:szCs w:val="27"/>
          </w:rPr>
          <w:t>மொத்தம்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200 </w:t>
        </w:r>
        <w:r>
          <w:rPr>
            <w:rFonts w:ascii="Latha" w:hAnsi="Latha" w:cs="Latha"/>
            <w:color w:val="3A3A3A"/>
            <w:sz w:val="27"/>
            <w:szCs w:val="27"/>
          </w:rPr>
          <w:t>பக்கங்களைக்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கொண்டு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விஜயா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பதிப்பகத்தால்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பதிக்கப்பட்டது</w:t>
        </w:r>
        <w:r>
          <w:rPr>
            <w:rFonts w:ascii="Segoe UI" w:hAnsi="Segoe UI" w:cs="Segoe UI"/>
            <w:color w:val="3A3A3A"/>
            <w:sz w:val="27"/>
            <w:szCs w:val="27"/>
          </w:rPr>
          <w:t>.</w:t>
        </w:r>
        <w:proofErr w:type="gramEnd"/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proofErr w:type="gramStart"/>
        <w:r>
          <w:rPr>
            <w:rFonts w:ascii="Latha" w:hAnsi="Latha" w:cs="Latha"/>
            <w:color w:val="3A3A3A"/>
            <w:sz w:val="27"/>
            <w:szCs w:val="27"/>
          </w:rPr>
          <w:t>அழகிய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சிந்தனையைத்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தூண்டும்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அட்டைப்படம்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, </w:t>
        </w:r>
        <w:r>
          <w:rPr>
            <w:rFonts w:ascii="Latha" w:hAnsi="Latha" w:cs="Latha"/>
            <w:color w:val="3A3A3A"/>
            <w:sz w:val="27"/>
            <w:szCs w:val="27"/>
          </w:rPr>
          <w:t>பார்வைக்கு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எளிய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, </w:t>
        </w:r>
        <w:r>
          <w:rPr>
            <w:rFonts w:ascii="Latha" w:hAnsi="Latha" w:cs="Latha"/>
            <w:color w:val="3A3A3A"/>
            <w:sz w:val="27"/>
            <w:szCs w:val="27"/>
          </w:rPr>
          <w:t>சிறப்பான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கட்டமைப்பு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கொண்டது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இந்நூல்</w:t>
        </w:r>
        <w:r>
          <w:rPr>
            <w:rFonts w:ascii="Segoe UI" w:hAnsi="Segoe UI" w:cs="Segoe UI"/>
            <w:color w:val="3A3A3A"/>
            <w:sz w:val="27"/>
            <w:szCs w:val="27"/>
          </w:rPr>
          <w:t>.</w:t>
        </w:r>
        <w:proofErr w:type="gramEnd"/>
      </w:ins>
    </w:p>
    <w:p w:rsidR="009B6327" w:rsidRDefault="009B6327" w:rsidP="009B6327">
      <w:pPr>
        <w:pStyle w:val="NormalWeb"/>
        <w:shd w:val="clear" w:color="auto" w:fill="FFFFFF"/>
        <w:spacing w:before="0" w:beforeAutospacing="0" w:after="384" w:afterAutospacing="0"/>
        <w:textAlignment w:val="baseline"/>
        <w:rPr>
          <w:ins w:id="67" w:author="Unknown"/>
          <w:rFonts w:ascii="Segoe UI" w:hAnsi="Segoe UI" w:cs="Segoe UI"/>
          <w:color w:val="3A3A3A"/>
          <w:sz w:val="27"/>
          <w:szCs w:val="27"/>
        </w:rPr>
      </w:pPr>
      <w:ins w:id="68" w:author="Unknown">
        <w:r>
          <w:rPr>
            <w:rFonts w:ascii="Latha" w:hAnsi="Latha" w:cs="Latha"/>
            <w:color w:val="3A3A3A"/>
            <w:sz w:val="27"/>
            <w:szCs w:val="27"/>
          </w:rPr>
          <w:t>சிறப்புக்கூறு</w:t>
        </w:r>
        <w:r>
          <w:rPr>
            <w:rFonts w:ascii="Segoe UI" w:hAnsi="Segoe UI" w:cs="Segoe UI"/>
            <w:color w:val="3A3A3A"/>
            <w:sz w:val="27"/>
            <w:szCs w:val="27"/>
          </w:rPr>
          <w:t>:</w:t>
        </w:r>
        <w:r>
          <w:rPr>
            <w:rFonts w:ascii="Segoe UI" w:hAnsi="Segoe UI" w:cs="Segoe UI"/>
            <w:color w:val="3A3A3A"/>
            <w:sz w:val="27"/>
            <w:szCs w:val="27"/>
          </w:rPr>
          <w:br/>
          <w:t>“</w:t>
        </w:r>
        <w:r>
          <w:rPr>
            <w:rFonts w:ascii="Latha" w:hAnsi="Latha" w:cs="Latha"/>
            <w:color w:val="3A3A3A"/>
            <w:sz w:val="27"/>
            <w:szCs w:val="27"/>
          </w:rPr>
          <w:t>ஆரோக்கியமான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பார்வையோடு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உலகத்தைப்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பார்த்தால்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lastRenderedPageBreak/>
          <w:t>அத்தனை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மனிதர்களுமே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சுவாரசியத்துக்குப்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பஞ்சமில்லாதவர்கள்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; </w:t>
        </w:r>
        <w:r>
          <w:rPr>
            <w:rFonts w:ascii="Latha" w:hAnsi="Latha" w:cs="Latha"/>
            <w:color w:val="3A3A3A"/>
            <w:sz w:val="27"/>
            <w:szCs w:val="27"/>
          </w:rPr>
          <w:t>உண்மை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நமக்குப்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புரியும்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” </w:t>
        </w:r>
        <w:r>
          <w:rPr>
            <w:rFonts w:ascii="Latha" w:hAnsi="Latha" w:cs="Latha"/>
            <w:color w:val="3A3A3A"/>
            <w:sz w:val="27"/>
            <w:szCs w:val="27"/>
          </w:rPr>
          <w:t>என்கிறார்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ஆசிரியர்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. </w:t>
        </w:r>
        <w:proofErr w:type="gramStart"/>
        <w:r>
          <w:rPr>
            <w:rFonts w:ascii="Latha" w:hAnsi="Latha" w:cs="Latha"/>
            <w:color w:val="3A3A3A"/>
            <w:sz w:val="27"/>
            <w:szCs w:val="27"/>
          </w:rPr>
          <w:t>மேலும்</w:t>
        </w:r>
        <w:r>
          <w:rPr>
            <w:rFonts w:ascii="Segoe UI" w:hAnsi="Segoe UI" w:cs="Segoe UI"/>
            <w:color w:val="3A3A3A"/>
            <w:sz w:val="27"/>
            <w:szCs w:val="27"/>
          </w:rPr>
          <w:t>, “</w:t>
        </w:r>
        <w:r>
          <w:rPr>
            <w:rFonts w:ascii="Latha" w:hAnsi="Latha" w:cs="Latha"/>
            <w:color w:val="3A3A3A"/>
            <w:sz w:val="27"/>
            <w:szCs w:val="27"/>
          </w:rPr>
          <w:t>தன்னம்பிக்கை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இருந்தால்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போதும்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தரணியையே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ஆளலாம்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” </w:t>
        </w:r>
        <w:r>
          <w:rPr>
            <w:rFonts w:ascii="Latha" w:hAnsi="Latha" w:cs="Latha"/>
            <w:color w:val="3A3A3A"/>
            <w:sz w:val="27"/>
            <w:szCs w:val="27"/>
          </w:rPr>
          <w:t>என்ற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உட்கருத்து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மிகச்சிறப்பாகும்</w:t>
        </w:r>
        <w:r>
          <w:rPr>
            <w:rFonts w:ascii="Segoe UI" w:hAnsi="Segoe UI" w:cs="Segoe UI"/>
            <w:color w:val="3A3A3A"/>
            <w:sz w:val="27"/>
            <w:szCs w:val="27"/>
          </w:rPr>
          <w:t>.</w:t>
        </w:r>
        <w:proofErr w:type="gramEnd"/>
      </w:ins>
    </w:p>
    <w:p w:rsidR="009B6327" w:rsidRDefault="009B6327" w:rsidP="009B6327">
      <w:pPr>
        <w:pStyle w:val="NormalWeb"/>
        <w:shd w:val="clear" w:color="auto" w:fill="FFFFFF"/>
        <w:spacing w:before="0" w:beforeAutospacing="0" w:after="384" w:afterAutospacing="0"/>
        <w:textAlignment w:val="baseline"/>
        <w:rPr>
          <w:ins w:id="69" w:author="Unknown"/>
          <w:rFonts w:ascii="Segoe UI" w:hAnsi="Segoe UI" w:cs="Segoe UI"/>
          <w:color w:val="3A3A3A"/>
          <w:sz w:val="27"/>
          <w:szCs w:val="27"/>
        </w:rPr>
      </w:pPr>
      <w:ins w:id="70" w:author="Unknown">
        <w:r>
          <w:rPr>
            <w:rFonts w:ascii="Latha" w:hAnsi="Latha" w:cs="Latha"/>
            <w:color w:val="3A3A3A"/>
            <w:sz w:val="27"/>
            <w:szCs w:val="27"/>
          </w:rPr>
          <w:t>நூல்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ஆசிரியர</w:t>
        </w:r>
        <w:proofErr w:type="gramStart"/>
        <w:r>
          <w:rPr>
            <w:rFonts w:ascii="Latha" w:hAnsi="Latha" w:cs="Latha"/>
            <w:color w:val="3A3A3A"/>
            <w:sz w:val="27"/>
            <w:szCs w:val="27"/>
          </w:rPr>
          <w:t>்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:</w:t>
        </w:r>
        <w:proofErr w:type="gramEnd"/>
        <w:r>
          <w:rPr>
            <w:rFonts w:ascii="Segoe UI" w:hAnsi="Segoe UI" w:cs="Segoe UI"/>
            <w:color w:val="3A3A3A"/>
            <w:sz w:val="27"/>
            <w:szCs w:val="27"/>
          </w:rPr>
          <w:br/>
        </w:r>
        <w:r>
          <w:rPr>
            <w:rFonts w:ascii="Latha" w:hAnsi="Latha" w:cs="Latha"/>
            <w:color w:val="3A3A3A"/>
            <w:sz w:val="27"/>
            <w:szCs w:val="27"/>
          </w:rPr>
          <w:t>வெ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. </w:t>
        </w:r>
        <w:proofErr w:type="gramStart"/>
        <w:r>
          <w:rPr>
            <w:rFonts w:ascii="Latha" w:hAnsi="Latha" w:cs="Latha"/>
            <w:color w:val="3A3A3A"/>
            <w:sz w:val="27"/>
            <w:szCs w:val="27"/>
          </w:rPr>
          <w:t>இறையன்பு</w:t>
        </w:r>
        <w:r>
          <w:rPr>
            <w:rFonts w:ascii="Segoe UI" w:hAnsi="Segoe UI" w:cs="Segoe UI"/>
            <w:color w:val="3A3A3A"/>
            <w:sz w:val="27"/>
            <w:szCs w:val="27"/>
          </w:rPr>
          <w:t>.</w:t>
        </w:r>
        <w:proofErr w:type="gramEnd"/>
        <w:r>
          <w:rPr>
            <w:rFonts w:ascii="Segoe UI" w:hAnsi="Segoe UI" w:cs="Segoe UI"/>
            <w:color w:val="3A3A3A"/>
            <w:sz w:val="27"/>
            <w:szCs w:val="27"/>
          </w:rPr>
          <w:br/>
        </w:r>
        <w:proofErr w:type="gramStart"/>
        <w:r>
          <w:rPr>
            <w:rFonts w:ascii="Latha" w:hAnsi="Latha" w:cs="Latha"/>
            <w:color w:val="3A3A3A"/>
            <w:sz w:val="27"/>
            <w:szCs w:val="27"/>
          </w:rPr>
          <w:t>வாழ்க்கைக்கு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வழிகாட்டும்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கருத்துகளை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எளிமையாகவும்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, </w:t>
        </w:r>
        <w:r>
          <w:rPr>
            <w:rFonts w:ascii="Latha" w:hAnsi="Latha" w:cs="Latha"/>
            <w:color w:val="3A3A3A"/>
            <w:sz w:val="27"/>
            <w:szCs w:val="27"/>
          </w:rPr>
          <w:t>தெளிவாகவும்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கட்டுரையாக்கும்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வல்லவர்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, </w:t>
        </w:r>
        <w:r>
          <w:rPr>
            <w:rFonts w:ascii="Latha" w:hAnsi="Latha" w:cs="Latha"/>
            <w:color w:val="3A3A3A"/>
            <w:sz w:val="27"/>
            <w:szCs w:val="27"/>
          </w:rPr>
          <w:t>ஐ</w:t>
        </w:r>
        <w:r>
          <w:rPr>
            <w:rFonts w:ascii="Segoe UI" w:hAnsi="Segoe UI" w:cs="Segoe UI"/>
            <w:color w:val="3A3A3A"/>
            <w:sz w:val="27"/>
            <w:szCs w:val="27"/>
          </w:rPr>
          <w:t>.</w:t>
        </w:r>
        <w:r>
          <w:rPr>
            <w:rFonts w:ascii="Latha" w:hAnsi="Latha" w:cs="Latha"/>
            <w:color w:val="3A3A3A"/>
            <w:sz w:val="27"/>
            <w:szCs w:val="27"/>
          </w:rPr>
          <w:t>ஏ</w:t>
        </w:r>
        <w:r>
          <w:rPr>
            <w:rFonts w:ascii="Segoe UI" w:hAnsi="Segoe UI" w:cs="Segoe UI"/>
            <w:color w:val="3A3A3A"/>
            <w:sz w:val="27"/>
            <w:szCs w:val="27"/>
          </w:rPr>
          <w:t>.</w:t>
        </w:r>
        <w:r>
          <w:rPr>
            <w:rFonts w:ascii="Latha" w:hAnsi="Latha" w:cs="Latha"/>
            <w:color w:val="3A3A3A"/>
            <w:sz w:val="27"/>
            <w:szCs w:val="27"/>
          </w:rPr>
          <w:t>எஸ்</w:t>
        </w:r>
        <w:r>
          <w:rPr>
            <w:rFonts w:ascii="Segoe UI" w:hAnsi="Segoe UI" w:cs="Segoe UI"/>
            <w:color w:val="3A3A3A"/>
            <w:sz w:val="27"/>
            <w:szCs w:val="27"/>
          </w:rPr>
          <w:t>.</w:t>
        </w:r>
        <w:proofErr w:type="gramEnd"/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proofErr w:type="gramStart"/>
        <w:r>
          <w:rPr>
            <w:rFonts w:ascii="Latha" w:hAnsi="Latha" w:cs="Latha"/>
            <w:color w:val="3A3A3A"/>
            <w:sz w:val="27"/>
            <w:szCs w:val="27"/>
          </w:rPr>
          <w:t>அதிகாரியும்</w:t>
        </w:r>
        <w:r>
          <w:rPr>
            <w:rFonts w:ascii="Segoe UI" w:hAnsi="Segoe UI" w:cs="Segoe UI"/>
            <w:color w:val="3A3A3A"/>
            <w:sz w:val="27"/>
            <w:szCs w:val="27"/>
          </w:rPr>
          <w:t xml:space="preserve"> </w:t>
        </w:r>
        <w:r>
          <w:rPr>
            <w:rFonts w:ascii="Latha" w:hAnsi="Latha" w:cs="Latha"/>
            <w:color w:val="3A3A3A"/>
            <w:sz w:val="27"/>
            <w:szCs w:val="27"/>
          </w:rPr>
          <w:t>ஆவார்</w:t>
        </w:r>
        <w:r>
          <w:rPr>
            <w:rFonts w:ascii="Segoe UI" w:hAnsi="Segoe UI" w:cs="Segoe UI"/>
            <w:color w:val="3A3A3A"/>
            <w:sz w:val="27"/>
            <w:szCs w:val="27"/>
          </w:rPr>
          <w:t>.</w:t>
        </w:r>
        <w:proofErr w:type="gramEnd"/>
      </w:ins>
    </w:p>
    <w:p w:rsidR="00AD67A9" w:rsidRDefault="00AD67A9" w:rsidP="00AD67A9">
      <w:pPr>
        <w:rPr>
          <w:rFonts w:ascii="Bamini" w:hAnsi="Bamini"/>
          <w:sz w:val="24"/>
          <w:szCs w:val="24"/>
          <w:lang w:val="en-IN"/>
        </w:rPr>
      </w:pPr>
      <w:r>
        <w:rPr>
          <w:rFonts w:ascii="Bamini" w:hAnsi="Bamini"/>
          <w:sz w:val="24"/>
          <w:szCs w:val="24"/>
          <w:lang w:val="en-IN"/>
        </w:rPr>
        <w:t xml:space="preserve"> (</w:t>
      </w:r>
      <w:proofErr w:type="gramStart"/>
      <w:r>
        <w:rPr>
          <w:rFonts w:ascii="Bamini" w:hAnsi="Bamini"/>
          <w:sz w:val="24"/>
          <w:szCs w:val="24"/>
          <w:lang w:val="en-IN"/>
        </w:rPr>
        <w:t>my;</w:t>
      </w:r>
      <w:proofErr w:type="gramEnd"/>
      <w:r>
        <w:rPr>
          <w:rFonts w:ascii="Bamini" w:hAnsi="Bamini"/>
          <w:sz w:val="24"/>
          <w:szCs w:val="24"/>
          <w:lang w:val="en-IN"/>
        </w:rPr>
        <w:t>yJ)</w:t>
      </w:r>
    </w:p>
    <w:p w:rsidR="00A6210C" w:rsidRDefault="00AD67A9" w:rsidP="00A6210C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color w:val="3A3A3A"/>
          <w:sz w:val="27"/>
          <w:szCs w:val="27"/>
        </w:rPr>
      </w:pPr>
      <w:r>
        <w:rPr>
          <w:rFonts w:ascii="Bamini" w:hAnsi="Bamini"/>
          <w:lang w:val="en-IN"/>
        </w:rPr>
        <w:t xml:space="preserve">M) </w:t>
      </w:r>
      <w:r w:rsidR="00A6210C">
        <w:rPr>
          <w:rFonts w:ascii="Segoe UI" w:hAnsi="Segoe UI" w:cs="Segoe UI"/>
          <w:color w:val="3A3A3A"/>
          <w:sz w:val="27"/>
          <w:szCs w:val="27"/>
        </w:rPr>
        <w:br/>
      </w:r>
      <w:r w:rsidR="00A6210C">
        <w:rPr>
          <w:rFonts w:ascii="Segoe UI" w:hAnsi="Segoe UI" w:cs="Segoe UI"/>
          <w:noProof/>
          <w:color w:val="3A3A3A"/>
          <w:sz w:val="27"/>
          <w:szCs w:val="27"/>
        </w:rPr>
        <w:drawing>
          <wp:inline distT="0" distB="0" distL="0" distR="0">
            <wp:extent cx="3352800" cy="3019425"/>
            <wp:effectExtent l="19050" t="0" r="0" b="0"/>
            <wp:docPr id="48" name="Picture 48" descr="Samacheer Kalvi 10th Tamil Guide Chapter 1.5 எழுத்து சொல் -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 descr="Samacheer Kalvi 10th Tamil Guide Chapter 1.5 எழுத்து சொல் - 4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2800" cy="3019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A6210C">
        <w:rPr>
          <w:rFonts w:ascii="Segoe UI" w:hAnsi="Segoe UI" w:cs="Segoe UI"/>
          <w:color w:val="3A3A3A"/>
          <w:sz w:val="27"/>
          <w:szCs w:val="27"/>
        </w:rPr>
        <w:br/>
      </w:r>
      <w:r w:rsidR="00A6210C">
        <w:rPr>
          <w:rFonts w:ascii="Segoe UI" w:hAnsi="Segoe UI" w:cs="Segoe UI"/>
          <w:color w:val="3A3A3A"/>
          <w:sz w:val="27"/>
          <w:szCs w:val="27"/>
        </w:rPr>
        <w:br/>
      </w:r>
      <w:r w:rsidR="00A6210C">
        <w:rPr>
          <w:rFonts w:ascii="Latha" w:hAnsi="Latha" w:cs="Latha"/>
          <w:color w:val="3A3A3A"/>
          <w:sz w:val="27"/>
          <w:szCs w:val="27"/>
        </w:rPr>
        <w:t>உலகில்</w:t>
      </w:r>
      <w:r w:rsidR="00A6210C">
        <w:rPr>
          <w:rFonts w:ascii="Segoe UI" w:hAnsi="Segoe UI" w:cs="Segoe UI"/>
          <w:color w:val="3A3A3A"/>
          <w:sz w:val="27"/>
          <w:szCs w:val="27"/>
        </w:rPr>
        <w:t xml:space="preserve"> </w:t>
      </w:r>
      <w:r w:rsidR="00A6210C">
        <w:rPr>
          <w:rFonts w:ascii="Latha" w:hAnsi="Latha" w:cs="Latha"/>
          <w:color w:val="3A3A3A"/>
          <w:sz w:val="27"/>
          <w:szCs w:val="27"/>
        </w:rPr>
        <w:t>மனித</w:t>
      </w:r>
      <w:r w:rsidR="00A6210C">
        <w:rPr>
          <w:rFonts w:ascii="Segoe UI" w:hAnsi="Segoe UI" w:cs="Segoe UI"/>
          <w:color w:val="3A3A3A"/>
          <w:sz w:val="27"/>
          <w:szCs w:val="27"/>
        </w:rPr>
        <w:t xml:space="preserve"> </w:t>
      </w:r>
      <w:r w:rsidR="00A6210C">
        <w:rPr>
          <w:rFonts w:ascii="Latha" w:hAnsi="Latha" w:cs="Latha"/>
          <w:color w:val="3A3A3A"/>
          <w:sz w:val="27"/>
          <w:szCs w:val="27"/>
        </w:rPr>
        <w:t>இனம்</w:t>
      </w:r>
      <w:r w:rsidR="00A6210C">
        <w:rPr>
          <w:rFonts w:ascii="Segoe UI" w:hAnsi="Segoe UI" w:cs="Segoe UI"/>
          <w:color w:val="3A3A3A"/>
          <w:sz w:val="27"/>
          <w:szCs w:val="27"/>
        </w:rPr>
        <w:t xml:space="preserve"> </w:t>
      </w:r>
      <w:r w:rsidR="00A6210C">
        <w:rPr>
          <w:rFonts w:ascii="Latha" w:hAnsi="Latha" w:cs="Latha"/>
          <w:color w:val="3A3A3A"/>
          <w:sz w:val="27"/>
          <w:szCs w:val="27"/>
        </w:rPr>
        <w:t>என்று</w:t>
      </w:r>
      <w:r w:rsidR="00A6210C">
        <w:rPr>
          <w:rFonts w:ascii="Segoe UI" w:hAnsi="Segoe UI" w:cs="Segoe UI"/>
          <w:color w:val="3A3A3A"/>
          <w:sz w:val="27"/>
          <w:szCs w:val="27"/>
        </w:rPr>
        <w:t xml:space="preserve"> </w:t>
      </w:r>
      <w:r w:rsidR="00A6210C">
        <w:rPr>
          <w:rFonts w:ascii="Latha" w:hAnsi="Latha" w:cs="Latha"/>
          <w:color w:val="3A3A3A"/>
          <w:sz w:val="27"/>
          <w:szCs w:val="27"/>
        </w:rPr>
        <w:t>தோன்றியதோ</w:t>
      </w:r>
      <w:r w:rsidR="00A6210C">
        <w:rPr>
          <w:rFonts w:ascii="Segoe UI" w:hAnsi="Segoe UI" w:cs="Segoe UI"/>
          <w:color w:val="3A3A3A"/>
          <w:sz w:val="27"/>
          <w:szCs w:val="27"/>
        </w:rPr>
        <w:t xml:space="preserve">, </w:t>
      </w:r>
      <w:r w:rsidR="00A6210C">
        <w:rPr>
          <w:rFonts w:ascii="Latha" w:hAnsi="Latha" w:cs="Latha"/>
          <w:color w:val="3A3A3A"/>
          <w:sz w:val="27"/>
          <w:szCs w:val="27"/>
        </w:rPr>
        <w:t>அன்றே</w:t>
      </w:r>
      <w:r w:rsidR="00A6210C">
        <w:rPr>
          <w:rFonts w:ascii="Segoe UI" w:hAnsi="Segoe UI" w:cs="Segoe UI"/>
          <w:color w:val="3A3A3A"/>
          <w:sz w:val="27"/>
          <w:szCs w:val="27"/>
        </w:rPr>
        <w:t xml:space="preserve"> </w:t>
      </w:r>
      <w:r w:rsidR="00A6210C">
        <w:rPr>
          <w:rFonts w:ascii="Latha" w:hAnsi="Latha" w:cs="Latha"/>
          <w:color w:val="3A3A3A"/>
          <w:sz w:val="27"/>
          <w:szCs w:val="27"/>
        </w:rPr>
        <w:t>தமிழ்</w:t>
      </w:r>
      <w:r w:rsidR="00A6210C">
        <w:rPr>
          <w:rFonts w:ascii="Segoe UI" w:hAnsi="Segoe UI" w:cs="Segoe UI"/>
          <w:color w:val="3A3A3A"/>
          <w:sz w:val="27"/>
          <w:szCs w:val="27"/>
        </w:rPr>
        <w:t xml:space="preserve"> </w:t>
      </w:r>
      <w:r w:rsidR="00A6210C">
        <w:rPr>
          <w:rFonts w:ascii="Latha" w:hAnsi="Latha" w:cs="Latha"/>
          <w:color w:val="3A3A3A"/>
          <w:sz w:val="27"/>
          <w:szCs w:val="27"/>
        </w:rPr>
        <w:t>மொழியும்</w:t>
      </w:r>
      <w:r w:rsidR="00A6210C">
        <w:rPr>
          <w:rFonts w:ascii="Segoe UI" w:hAnsi="Segoe UI" w:cs="Segoe UI"/>
          <w:color w:val="3A3A3A"/>
          <w:sz w:val="27"/>
          <w:szCs w:val="27"/>
        </w:rPr>
        <w:t xml:space="preserve"> </w:t>
      </w:r>
      <w:r w:rsidR="00A6210C">
        <w:rPr>
          <w:rFonts w:ascii="Latha" w:hAnsi="Latha" w:cs="Latha"/>
          <w:color w:val="3A3A3A"/>
          <w:sz w:val="27"/>
          <w:szCs w:val="27"/>
        </w:rPr>
        <w:t>தோன்றியது</w:t>
      </w:r>
      <w:r w:rsidR="00A6210C">
        <w:rPr>
          <w:rFonts w:ascii="Segoe UI" w:hAnsi="Segoe UI" w:cs="Segoe UI"/>
          <w:color w:val="3A3A3A"/>
          <w:sz w:val="27"/>
          <w:szCs w:val="27"/>
        </w:rPr>
        <w:t xml:space="preserve">. </w:t>
      </w:r>
      <w:proofErr w:type="gramStart"/>
      <w:r w:rsidR="00A6210C">
        <w:rPr>
          <w:rFonts w:ascii="Latha" w:hAnsi="Latha" w:cs="Latha"/>
          <w:color w:val="3A3A3A"/>
          <w:sz w:val="27"/>
          <w:szCs w:val="27"/>
        </w:rPr>
        <w:t>அன்று</w:t>
      </w:r>
      <w:r w:rsidR="00A6210C">
        <w:rPr>
          <w:rFonts w:ascii="Segoe UI" w:hAnsi="Segoe UI" w:cs="Segoe UI"/>
          <w:color w:val="3A3A3A"/>
          <w:sz w:val="27"/>
          <w:szCs w:val="27"/>
        </w:rPr>
        <w:t xml:space="preserve"> </w:t>
      </w:r>
      <w:r w:rsidR="00A6210C">
        <w:rPr>
          <w:rFonts w:ascii="Latha" w:hAnsi="Latha" w:cs="Latha"/>
          <w:color w:val="3A3A3A"/>
          <w:sz w:val="27"/>
          <w:szCs w:val="27"/>
        </w:rPr>
        <w:t>முதல்</w:t>
      </w:r>
      <w:r w:rsidR="00A6210C">
        <w:rPr>
          <w:rFonts w:ascii="Segoe UI" w:hAnsi="Segoe UI" w:cs="Segoe UI"/>
          <w:color w:val="3A3A3A"/>
          <w:sz w:val="27"/>
          <w:szCs w:val="27"/>
        </w:rPr>
        <w:t xml:space="preserve"> </w:t>
      </w:r>
      <w:r w:rsidR="00A6210C">
        <w:rPr>
          <w:rFonts w:ascii="Latha" w:hAnsi="Latha" w:cs="Latha"/>
          <w:color w:val="3A3A3A"/>
          <w:sz w:val="27"/>
          <w:szCs w:val="27"/>
        </w:rPr>
        <w:t>இன்று</w:t>
      </w:r>
      <w:r w:rsidR="00A6210C">
        <w:rPr>
          <w:rFonts w:ascii="Segoe UI" w:hAnsi="Segoe UI" w:cs="Segoe UI"/>
          <w:color w:val="3A3A3A"/>
          <w:sz w:val="27"/>
          <w:szCs w:val="27"/>
        </w:rPr>
        <w:t xml:space="preserve"> </w:t>
      </w:r>
      <w:r w:rsidR="00A6210C">
        <w:rPr>
          <w:rFonts w:ascii="Latha" w:hAnsi="Latha" w:cs="Latha"/>
          <w:color w:val="3A3A3A"/>
          <w:sz w:val="27"/>
          <w:szCs w:val="27"/>
        </w:rPr>
        <w:t>வரை</w:t>
      </w:r>
      <w:r w:rsidR="00A6210C">
        <w:rPr>
          <w:rFonts w:ascii="Segoe UI" w:hAnsi="Segoe UI" w:cs="Segoe UI"/>
          <w:color w:val="3A3A3A"/>
          <w:sz w:val="27"/>
          <w:szCs w:val="27"/>
        </w:rPr>
        <w:t xml:space="preserve"> </w:t>
      </w:r>
      <w:r w:rsidR="00A6210C">
        <w:rPr>
          <w:rFonts w:ascii="Latha" w:hAnsi="Latha" w:cs="Latha"/>
          <w:color w:val="3A3A3A"/>
          <w:sz w:val="27"/>
          <w:szCs w:val="27"/>
        </w:rPr>
        <w:t>தமிழ்மொழி</w:t>
      </w:r>
      <w:r w:rsidR="00A6210C">
        <w:rPr>
          <w:rFonts w:ascii="Segoe UI" w:hAnsi="Segoe UI" w:cs="Segoe UI"/>
          <w:color w:val="3A3A3A"/>
          <w:sz w:val="27"/>
          <w:szCs w:val="27"/>
        </w:rPr>
        <w:t xml:space="preserve"> </w:t>
      </w:r>
      <w:r w:rsidR="00A6210C">
        <w:rPr>
          <w:rFonts w:ascii="Latha" w:hAnsi="Latha" w:cs="Latha"/>
          <w:color w:val="3A3A3A"/>
          <w:sz w:val="27"/>
          <w:szCs w:val="27"/>
        </w:rPr>
        <w:t>இளமையாகவே</w:t>
      </w:r>
      <w:r w:rsidR="00A6210C">
        <w:rPr>
          <w:rFonts w:ascii="Segoe UI" w:hAnsi="Segoe UI" w:cs="Segoe UI"/>
          <w:color w:val="3A3A3A"/>
          <w:sz w:val="27"/>
          <w:szCs w:val="27"/>
        </w:rPr>
        <w:t xml:space="preserve"> </w:t>
      </w:r>
      <w:r w:rsidR="00A6210C">
        <w:rPr>
          <w:rFonts w:ascii="Latha" w:hAnsi="Latha" w:cs="Latha"/>
          <w:color w:val="3A3A3A"/>
          <w:sz w:val="27"/>
          <w:szCs w:val="27"/>
        </w:rPr>
        <w:t>இருந்துவருகின்றது</w:t>
      </w:r>
      <w:r w:rsidR="00A6210C">
        <w:rPr>
          <w:rFonts w:ascii="Segoe UI" w:hAnsi="Segoe UI" w:cs="Segoe UI"/>
          <w:color w:val="3A3A3A"/>
          <w:sz w:val="27"/>
          <w:szCs w:val="27"/>
        </w:rPr>
        <w:t>.</w:t>
      </w:r>
      <w:proofErr w:type="gramEnd"/>
      <w:r w:rsidR="00A6210C">
        <w:rPr>
          <w:rFonts w:ascii="Segoe UI" w:hAnsi="Segoe UI" w:cs="Segoe UI"/>
          <w:color w:val="3A3A3A"/>
          <w:sz w:val="27"/>
          <w:szCs w:val="27"/>
        </w:rPr>
        <w:t xml:space="preserve"> </w:t>
      </w:r>
      <w:proofErr w:type="gramStart"/>
      <w:r w:rsidR="00A6210C">
        <w:rPr>
          <w:rFonts w:ascii="Latha" w:hAnsi="Latha" w:cs="Latha"/>
          <w:color w:val="3A3A3A"/>
          <w:sz w:val="27"/>
          <w:szCs w:val="27"/>
        </w:rPr>
        <w:t>ஒவ்வொரு</w:t>
      </w:r>
      <w:r w:rsidR="00A6210C">
        <w:rPr>
          <w:rFonts w:ascii="Segoe UI" w:hAnsi="Segoe UI" w:cs="Segoe UI"/>
          <w:color w:val="3A3A3A"/>
          <w:sz w:val="27"/>
          <w:szCs w:val="27"/>
        </w:rPr>
        <w:t xml:space="preserve"> </w:t>
      </w:r>
      <w:r w:rsidR="00A6210C">
        <w:rPr>
          <w:rFonts w:ascii="Latha" w:hAnsi="Latha" w:cs="Latha"/>
          <w:color w:val="3A3A3A"/>
          <w:sz w:val="27"/>
          <w:szCs w:val="27"/>
        </w:rPr>
        <w:t>காலக்கட்டத்திலும்</w:t>
      </w:r>
      <w:r w:rsidR="00A6210C">
        <w:rPr>
          <w:rFonts w:ascii="Segoe UI" w:hAnsi="Segoe UI" w:cs="Segoe UI"/>
          <w:color w:val="3A3A3A"/>
          <w:sz w:val="27"/>
          <w:szCs w:val="27"/>
        </w:rPr>
        <w:t xml:space="preserve"> </w:t>
      </w:r>
      <w:r w:rsidR="00A6210C">
        <w:rPr>
          <w:rFonts w:ascii="Latha" w:hAnsi="Latha" w:cs="Latha"/>
          <w:color w:val="3A3A3A"/>
          <w:sz w:val="27"/>
          <w:szCs w:val="27"/>
        </w:rPr>
        <w:t>வாழ்ந்த</w:t>
      </w:r>
      <w:r w:rsidR="00A6210C">
        <w:rPr>
          <w:rFonts w:ascii="Segoe UI" w:hAnsi="Segoe UI" w:cs="Segoe UI"/>
          <w:color w:val="3A3A3A"/>
          <w:sz w:val="27"/>
          <w:szCs w:val="27"/>
        </w:rPr>
        <w:t xml:space="preserve"> </w:t>
      </w:r>
      <w:r w:rsidR="00A6210C">
        <w:rPr>
          <w:rFonts w:ascii="Latha" w:hAnsi="Latha" w:cs="Latha"/>
          <w:color w:val="3A3A3A"/>
          <w:sz w:val="27"/>
          <w:szCs w:val="27"/>
        </w:rPr>
        <w:t>சான்றோர்களால்</w:t>
      </w:r>
      <w:r w:rsidR="00A6210C">
        <w:rPr>
          <w:rFonts w:ascii="Segoe UI" w:hAnsi="Segoe UI" w:cs="Segoe UI"/>
          <w:color w:val="3A3A3A"/>
          <w:sz w:val="27"/>
          <w:szCs w:val="27"/>
        </w:rPr>
        <w:t xml:space="preserve"> </w:t>
      </w:r>
      <w:r w:rsidR="00A6210C">
        <w:rPr>
          <w:rFonts w:ascii="Latha" w:hAnsi="Latha" w:cs="Latha"/>
          <w:color w:val="3A3A3A"/>
          <w:sz w:val="27"/>
          <w:szCs w:val="27"/>
        </w:rPr>
        <w:t>தமிழ்</w:t>
      </w:r>
      <w:r w:rsidR="00A6210C">
        <w:rPr>
          <w:rFonts w:ascii="Segoe UI" w:hAnsi="Segoe UI" w:cs="Segoe UI"/>
          <w:color w:val="3A3A3A"/>
          <w:sz w:val="27"/>
          <w:szCs w:val="27"/>
        </w:rPr>
        <w:t xml:space="preserve"> </w:t>
      </w:r>
      <w:r w:rsidR="00A6210C">
        <w:rPr>
          <w:rFonts w:ascii="Latha" w:hAnsi="Latha" w:cs="Latha"/>
          <w:color w:val="3A3A3A"/>
          <w:sz w:val="27"/>
          <w:szCs w:val="27"/>
        </w:rPr>
        <w:t>சிறப்புற்று</w:t>
      </w:r>
      <w:r w:rsidR="00A6210C">
        <w:rPr>
          <w:rFonts w:ascii="Segoe UI" w:hAnsi="Segoe UI" w:cs="Segoe UI"/>
          <w:color w:val="3A3A3A"/>
          <w:sz w:val="27"/>
          <w:szCs w:val="27"/>
        </w:rPr>
        <w:t xml:space="preserve"> </w:t>
      </w:r>
      <w:r w:rsidR="00A6210C">
        <w:rPr>
          <w:rFonts w:ascii="Latha" w:hAnsi="Latha" w:cs="Latha"/>
          <w:color w:val="3A3A3A"/>
          <w:sz w:val="27"/>
          <w:szCs w:val="27"/>
        </w:rPr>
        <w:t>நிற்கின்றது</w:t>
      </w:r>
      <w:r w:rsidR="00A6210C">
        <w:rPr>
          <w:rFonts w:ascii="Segoe UI" w:hAnsi="Segoe UI" w:cs="Segoe UI"/>
          <w:color w:val="3A3A3A"/>
          <w:sz w:val="27"/>
          <w:szCs w:val="27"/>
        </w:rPr>
        <w:t>.</w:t>
      </w:r>
      <w:proofErr w:type="gramEnd"/>
    </w:p>
    <w:p w:rsidR="00A6210C" w:rsidRDefault="00A6210C" w:rsidP="00A6210C">
      <w:pPr>
        <w:pStyle w:val="NormalWeb"/>
        <w:shd w:val="clear" w:color="auto" w:fill="FFFFFF"/>
        <w:spacing w:before="0" w:beforeAutospacing="0" w:after="384" w:afterAutospacing="0"/>
        <w:textAlignment w:val="baseline"/>
        <w:rPr>
          <w:rFonts w:ascii="Segoe UI" w:hAnsi="Segoe UI" w:cs="Segoe UI"/>
          <w:color w:val="3A3A3A"/>
          <w:sz w:val="27"/>
          <w:szCs w:val="27"/>
        </w:rPr>
      </w:pPr>
      <w:r>
        <w:rPr>
          <w:rFonts w:ascii="Latha" w:hAnsi="Latha" w:cs="Latha"/>
          <w:color w:val="3A3A3A"/>
          <w:sz w:val="27"/>
          <w:szCs w:val="27"/>
        </w:rPr>
        <w:lastRenderedPageBreak/>
        <w:t>சங்கத்தமிழ்</w:t>
      </w:r>
      <w:r>
        <w:rPr>
          <w:rFonts w:ascii="Segoe UI" w:hAnsi="Segoe UI" w:cs="Segoe UI"/>
          <w:color w:val="3A3A3A"/>
          <w:sz w:val="27"/>
          <w:szCs w:val="27"/>
        </w:rPr>
        <w:t>:</w:t>
      </w:r>
    </w:p>
    <w:p w:rsidR="00A6210C" w:rsidRDefault="00A6210C" w:rsidP="00A6210C">
      <w:pPr>
        <w:pStyle w:val="NormalWeb"/>
        <w:shd w:val="clear" w:color="auto" w:fill="FFFFFF"/>
        <w:spacing w:before="0" w:beforeAutospacing="0" w:after="384" w:afterAutospacing="0"/>
        <w:textAlignment w:val="baseline"/>
        <w:rPr>
          <w:rFonts w:ascii="Segoe UI" w:hAnsi="Segoe UI" w:cs="Segoe UI"/>
          <w:color w:val="3A3A3A"/>
          <w:sz w:val="27"/>
          <w:szCs w:val="27"/>
        </w:rPr>
      </w:pPr>
      <w:proofErr w:type="gramStart"/>
      <w:r>
        <w:rPr>
          <w:rFonts w:ascii="Segoe UI" w:hAnsi="Segoe UI" w:cs="Segoe UI"/>
          <w:color w:val="3A3A3A"/>
          <w:sz w:val="27"/>
          <w:szCs w:val="27"/>
        </w:rPr>
        <w:t>‘</w:t>
      </w:r>
      <w:r>
        <w:rPr>
          <w:rFonts w:ascii="Latha" w:hAnsi="Latha" w:cs="Latha"/>
          <w:color w:val="3A3A3A"/>
          <w:sz w:val="27"/>
          <w:szCs w:val="27"/>
        </w:rPr>
        <w:t>தமிழ்</w:t>
      </w:r>
      <w:r>
        <w:rPr>
          <w:rFonts w:ascii="Segoe UI" w:hAnsi="Segoe UI" w:cs="Segoe UI"/>
          <w:color w:val="3A3A3A"/>
          <w:sz w:val="27"/>
          <w:szCs w:val="27"/>
        </w:rPr>
        <w:t xml:space="preserve">’ </w:t>
      </w:r>
      <w:r>
        <w:rPr>
          <w:rFonts w:ascii="Latha" w:hAnsi="Latha" w:cs="Latha"/>
          <w:color w:val="3A3A3A"/>
          <w:sz w:val="27"/>
          <w:szCs w:val="27"/>
        </w:rPr>
        <w:t>என்ற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சொல்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தொல்காப்பியப்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பாயிரத்தில்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இடம்பெறுகின்றது</w:t>
      </w:r>
      <w:r>
        <w:rPr>
          <w:rFonts w:ascii="Segoe UI" w:hAnsi="Segoe UI" w:cs="Segoe UI"/>
          <w:color w:val="3A3A3A"/>
          <w:sz w:val="27"/>
          <w:szCs w:val="27"/>
        </w:rPr>
        <w:t>.</w:t>
      </w:r>
      <w:proofErr w:type="gramEnd"/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proofErr w:type="gramStart"/>
      <w:r>
        <w:rPr>
          <w:rFonts w:ascii="Latha" w:hAnsi="Latha" w:cs="Latha"/>
          <w:color w:val="3A3A3A"/>
          <w:sz w:val="27"/>
          <w:szCs w:val="27"/>
        </w:rPr>
        <w:t>கிபி</w:t>
      </w:r>
      <w:r>
        <w:rPr>
          <w:rFonts w:ascii="Segoe UI" w:hAnsi="Segoe UI" w:cs="Segoe UI"/>
          <w:color w:val="3A3A3A"/>
          <w:sz w:val="27"/>
          <w:szCs w:val="27"/>
        </w:rPr>
        <w:t>.</w:t>
      </w:r>
      <w:proofErr w:type="gramEnd"/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proofErr w:type="gramStart"/>
      <w:r>
        <w:rPr>
          <w:rFonts w:ascii="Segoe UI" w:hAnsi="Segoe UI" w:cs="Segoe UI"/>
          <w:color w:val="3A3A3A"/>
          <w:sz w:val="27"/>
          <w:szCs w:val="27"/>
        </w:rPr>
        <w:t xml:space="preserve">2 </w:t>
      </w:r>
      <w:r>
        <w:rPr>
          <w:rFonts w:ascii="Latha" w:hAnsi="Latha" w:cs="Latha"/>
          <w:color w:val="3A3A3A"/>
          <w:sz w:val="27"/>
          <w:szCs w:val="27"/>
        </w:rPr>
        <w:t>ஆம்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நூற்றாண்டிற்கு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முன்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தோன்றிய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இலக்கியங்கள்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சங்க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இலக்கியங்கள்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ஆகும்</w:t>
      </w:r>
      <w:r>
        <w:rPr>
          <w:rFonts w:ascii="Segoe UI" w:hAnsi="Segoe UI" w:cs="Segoe UI"/>
          <w:color w:val="3A3A3A"/>
          <w:sz w:val="27"/>
          <w:szCs w:val="27"/>
        </w:rPr>
        <w:t>.</w:t>
      </w:r>
      <w:proofErr w:type="gramEnd"/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proofErr w:type="gramStart"/>
      <w:r>
        <w:rPr>
          <w:rFonts w:ascii="Latha" w:hAnsi="Latha" w:cs="Latha"/>
          <w:color w:val="3A3A3A"/>
          <w:sz w:val="27"/>
          <w:szCs w:val="27"/>
        </w:rPr>
        <w:t>அவையே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சங்கத்தமிழ்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தரும்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களஞ்சியம்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ஆகும்</w:t>
      </w:r>
      <w:r>
        <w:rPr>
          <w:rFonts w:ascii="Segoe UI" w:hAnsi="Segoe UI" w:cs="Segoe UI"/>
          <w:color w:val="3A3A3A"/>
          <w:sz w:val="27"/>
          <w:szCs w:val="27"/>
        </w:rPr>
        <w:t>.</w:t>
      </w:r>
      <w:proofErr w:type="gramEnd"/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proofErr w:type="gramStart"/>
      <w:r>
        <w:rPr>
          <w:rFonts w:ascii="Latha" w:hAnsi="Latha" w:cs="Latha"/>
          <w:color w:val="3A3A3A"/>
          <w:sz w:val="27"/>
          <w:szCs w:val="27"/>
        </w:rPr>
        <w:t>கபிலர்</w:t>
      </w:r>
      <w:r>
        <w:rPr>
          <w:rFonts w:ascii="Segoe UI" w:hAnsi="Segoe UI" w:cs="Segoe UI"/>
          <w:color w:val="3A3A3A"/>
          <w:sz w:val="27"/>
          <w:szCs w:val="27"/>
        </w:rPr>
        <w:t xml:space="preserve">, </w:t>
      </w:r>
      <w:r>
        <w:rPr>
          <w:rFonts w:ascii="Latha" w:hAnsi="Latha" w:cs="Latha"/>
          <w:color w:val="3A3A3A"/>
          <w:sz w:val="27"/>
          <w:szCs w:val="27"/>
        </w:rPr>
        <w:t>பரணர்</w:t>
      </w:r>
      <w:r>
        <w:rPr>
          <w:rFonts w:ascii="Segoe UI" w:hAnsi="Segoe UI" w:cs="Segoe UI"/>
          <w:color w:val="3A3A3A"/>
          <w:sz w:val="27"/>
          <w:szCs w:val="27"/>
        </w:rPr>
        <w:t xml:space="preserve">, </w:t>
      </w:r>
      <w:r>
        <w:rPr>
          <w:rFonts w:ascii="Latha" w:hAnsi="Latha" w:cs="Latha"/>
          <w:color w:val="3A3A3A"/>
          <w:sz w:val="27"/>
          <w:szCs w:val="27"/>
        </w:rPr>
        <w:t>ஒளவையார்</w:t>
      </w:r>
      <w:r>
        <w:rPr>
          <w:rFonts w:ascii="Segoe UI" w:hAnsi="Segoe UI" w:cs="Segoe UI"/>
          <w:color w:val="3A3A3A"/>
          <w:sz w:val="27"/>
          <w:szCs w:val="27"/>
        </w:rPr>
        <w:t xml:space="preserve">, </w:t>
      </w:r>
      <w:r>
        <w:rPr>
          <w:rFonts w:ascii="Latha" w:hAnsi="Latha" w:cs="Latha"/>
          <w:color w:val="3A3A3A"/>
          <w:sz w:val="27"/>
          <w:szCs w:val="27"/>
        </w:rPr>
        <w:t>நக்கீரர்</w:t>
      </w:r>
      <w:r>
        <w:rPr>
          <w:rFonts w:ascii="Segoe UI" w:hAnsi="Segoe UI" w:cs="Segoe UI"/>
          <w:color w:val="3A3A3A"/>
          <w:sz w:val="27"/>
          <w:szCs w:val="27"/>
        </w:rPr>
        <w:t xml:space="preserve">, </w:t>
      </w:r>
      <w:r>
        <w:rPr>
          <w:rFonts w:ascii="Latha" w:hAnsi="Latha" w:cs="Latha"/>
          <w:color w:val="3A3A3A"/>
          <w:sz w:val="27"/>
          <w:szCs w:val="27"/>
        </w:rPr>
        <w:t>நல்லந்துவனார்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முதலிய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எண்ண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ற்றத்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தமிழ்ச்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சான்றோர்களால்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பாட்டும்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தொகையும்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உருவாக்கப்பட்டு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சங்கத்தமிழ்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வளர்க்கப்பட்டது</w:t>
      </w:r>
      <w:r>
        <w:rPr>
          <w:rFonts w:ascii="Segoe UI" w:hAnsi="Segoe UI" w:cs="Segoe UI"/>
          <w:color w:val="3A3A3A"/>
          <w:sz w:val="27"/>
          <w:szCs w:val="27"/>
        </w:rPr>
        <w:t>.</w:t>
      </w:r>
      <w:proofErr w:type="gramEnd"/>
    </w:p>
    <w:p w:rsidR="00A6210C" w:rsidRDefault="00A6210C" w:rsidP="00A6210C">
      <w:pPr>
        <w:pStyle w:val="NormalWeb"/>
        <w:shd w:val="clear" w:color="auto" w:fill="FFFFFF"/>
        <w:spacing w:before="0" w:beforeAutospacing="0" w:after="384" w:afterAutospacing="0"/>
        <w:textAlignment w:val="baseline"/>
        <w:rPr>
          <w:rFonts w:ascii="Segoe UI" w:hAnsi="Segoe UI" w:cs="Segoe UI"/>
          <w:color w:val="3A3A3A"/>
          <w:sz w:val="27"/>
          <w:szCs w:val="27"/>
        </w:rPr>
      </w:pPr>
      <w:r>
        <w:rPr>
          <w:rFonts w:ascii="Latha" w:hAnsi="Latha" w:cs="Latha"/>
          <w:color w:val="3A3A3A"/>
          <w:sz w:val="27"/>
          <w:szCs w:val="27"/>
        </w:rPr>
        <w:t>அறத்தமிழ்</w:t>
      </w:r>
      <w:r>
        <w:rPr>
          <w:rFonts w:ascii="Segoe UI" w:hAnsi="Segoe UI" w:cs="Segoe UI"/>
          <w:color w:val="3A3A3A"/>
          <w:sz w:val="27"/>
          <w:szCs w:val="27"/>
        </w:rPr>
        <w:t>:</w:t>
      </w:r>
    </w:p>
    <w:p w:rsidR="00A6210C" w:rsidRDefault="00A6210C" w:rsidP="00A6210C">
      <w:pPr>
        <w:pStyle w:val="NormalWeb"/>
        <w:shd w:val="clear" w:color="auto" w:fill="FFFFFF"/>
        <w:spacing w:before="0" w:beforeAutospacing="0" w:after="384" w:afterAutospacing="0"/>
        <w:textAlignment w:val="baseline"/>
        <w:rPr>
          <w:rFonts w:ascii="Segoe UI" w:hAnsi="Segoe UI" w:cs="Segoe UI"/>
          <w:color w:val="3A3A3A"/>
          <w:sz w:val="27"/>
          <w:szCs w:val="27"/>
        </w:rPr>
      </w:pPr>
      <w:proofErr w:type="gramStart"/>
      <w:r>
        <w:rPr>
          <w:rFonts w:ascii="Latha" w:hAnsi="Latha" w:cs="Latha"/>
          <w:color w:val="3A3A3A"/>
          <w:sz w:val="27"/>
          <w:szCs w:val="27"/>
        </w:rPr>
        <w:t>சங்ககாலத்திற்குப்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பின்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தோன்றிய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காலத்தில்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பொய்யும்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குற்றமும்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தோன்ற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ஆரம்பித்தது</w:t>
      </w:r>
      <w:r>
        <w:rPr>
          <w:rFonts w:ascii="Segoe UI" w:hAnsi="Segoe UI" w:cs="Segoe UI"/>
          <w:color w:val="3A3A3A"/>
          <w:sz w:val="27"/>
          <w:szCs w:val="27"/>
        </w:rPr>
        <w:t>.</w:t>
      </w:r>
      <w:proofErr w:type="gramEnd"/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proofErr w:type="gramStart"/>
      <w:r>
        <w:rPr>
          <w:rFonts w:ascii="Latha" w:hAnsi="Latha" w:cs="Latha"/>
          <w:color w:val="3A3A3A"/>
          <w:sz w:val="27"/>
          <w:szCs w:val="27"/>
        </w:rPr>
        <w:t>அதனைப்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போக்க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திருவள்ளுவர்</w:t>
      </w:r>
      <w:r>
        <w:rPr>
          <w:rFonts w:ascii="Segoe UI" w:hAnsi="Segoe UI" w:cs="Segoe UI"/>
          <w:color w:val="3A3A3A"/>
          <w:sz w:val="27"/>
          <w:szCs w:val="27"/>
        </w:rPr>
        <w:t xml:space="preserve">, </w:t>
      </w:r>
      <w:r>
        <w:rPr>
          <w:rFonts w:ascii="Latha" w:hAnsi="Latha" w:cs="Latha"/>
          <w:color w:val="3A3A3A"/>
          <w:sz w:val="27"/>
          <w:szCs w:val="27"/>
        </w:rPr>
        <w:t>சமண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முனிவர்கள்</w:t>
      </w:r>
      <w:r>
        <w:rPr>
          <w:rFonts w:ascii="Segoe UI" w:hAnsi="Segoe UI" w:cs="Segoe UI"/>
          <w:color w:val="3A3A3A"/>
          <w:sz w:val="27"/>
          <w:szCs w:val="27"/>
        </w:rPr>
        <w:t xml:space="preserve">, </w:t>
      </w:r>
      <w:r>
        <w:rPr>
          <w:rFonts w:ascii="Latha" w:hAnsi="Latha" w:cs="Latha"/>
          <w:color w:val="3A3A3A"/>
          <w:sz w:val="27"/>
          <w:szCs w:val="27"/>
        </w:rPr>
        <w:t>விளம்பிநாகனார்</w:t>
      </w:r>
      <w:r>
        <w:rPr>
          <w:rFonts w:ascii="Segoe UI" w:hAnsi="Segoe UI" w:cs="Segoe UI"/>
          <w:color w:val="3A3A3A"/>
          <w:sz w:val="27"/>
          <w:szCs w:val="27"/>
        </w:rPr>
        <w:t xml:space="preserve">, </w:t>
      </w:r>
      <w:r>
        <w:rPr>
          <w:rFonts w:ascii="Latha" w:hAnsi="Latha" w:cs="Latha"/>
          <w:color w:val="3A3A3A"/>
          <w:sz w:val="27"/>
          <w:szCs w:val="27"/>
        </w:rPr>
        <w:t>கபிலர்</w:t>
      </w:r>
      <w:r>
        <w:rPr>
          <w:rFonts w:ascii="Segoe UI" w:hAnsi="Segoe UI" w:cs="Segoe UI"/>
          <w:color w:val="3A3A3A"/>
          <w:sz w:val="27"/>
          <w:szCs w:val="27"/>
        </w:rPr>
        <w:t xml:space="preserve">, </w:t>
      </w:r>
      <w:r>
        <w:rPr>
          <w:rFonts w:ascii="Latha" w:hAnsi="Latha" w:cs="Latha"/>
          <w:color w:val="3A3A3A"/>
          <w:sz w:val="27"/>
          <w:szCs w:val="27"/>
        </w:rPr>
        <w:t>கணிமேதாவியார்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ஆகிய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பல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சான்றோர்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பெருமக்கள்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அறநூல்களைப்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படைத்து</w:t>
      </w:r>
      <w:r>
        <w:rPr>
          <w:rFonts w:ascii="Segoe UI" w:hAnsi="Segoe UI" w:cs="Segoe UI"/>
          <w:color w:val="3A3A3A"/>
          <w:sz w:val="27"/>
          <w:szCs w:val="27"/>
        </w:rPr>
        <w:t xml:space="preserve">, </w:t>
      </w:r>
      <w:r>
        <w:rPr>
          <w:rFonts w:ascii="Latha" w:hAnsi="Latha" w:cs="Latha"/>
          <w:color w:val="3A3A3A"/>
          <w:sz w:val="27"/>
          <w:szCs w:val="27"/>
        </w:rPr>
        <w:t>அறத்தமிழை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வளர்த்தனர்</w:t>
      </w:r>
      <w:r>
        <w:rPr>
          <w:rFonts w:ascii="Segoe UI" w:hAnsi="Segoe UI" w:cs="Segoe UI"/>
          <w:color w:val="3A3A3A"/>
          <w:sz w:val="27"/>
          <w:szCs w:val="27"/>
        </w:rPr>
        <w:t>.</w:t>
      </w:r>
      <w:proofErr w:type="gramEnd"/>
    </w:p>
    <w:p w:rsidR="00A6210C" w:rsidRDefault="00A6210C" w:rsidP="00A6210C">
      <w:pPr>
        <w:pStyle w:val="NormalWeb"/>
        <w:shd w:val="clear" w:color="auto" w:fill="FFFFFF"/>
        <w:spacing w:before="0" w:beforeAutospacing="0" w:after="384" w:afterAutospacing="0"/>
        <w:textAlignment w:val="baseline"/>
        <w:rPr>
          <w:rFonts w:ascii="Segoe UI" w:hAnsi="Segoe UI" w:cs="Segoe UI"/>
          <w:color w:val="3A3A3A"/>
          <w:sz w:val="27"/>
          <w:szCs w:val="27"/>
        </w:rPr>
      </w:pPr>
      <w:r>
        <w:rPr>
          <w:rFonts w:ascii="Latha" w:hAnsi="Latha" w:cs="Latha"/>
          <w:color w:val="3A3A3A"/>
          <w:sz w:val="27"/>
          <w:szCs w:val="27"/>
        </w:rPr>
        <w:t>காப்பியத்தமிழ்</w:t>
      </w:r>
      <w:r>
        <w:rPr>
          <w:rFonts w:ascii="Segoe UI" w:hAnsi="Segoe UI" w:cs="Segoe UI"/>
          <w:color w:val="3A3A3A"/>
          <w:sz w:val="27"/>
          <w:szCs w:val="27"/>
        </w:rPr>
        <w:t>:</w:t>
      </w:r>
    </w:p>
    <w:p w:rsidR="00A6210C" w:rsidRDefault="00A6210C" w:rsidP="00A6210C">
      <w:pPr>
        <w:pStyle w:val="NormalWeb"/>
        <w:shd w:val="clear" w:color="auto" w:fill="FFFFFF"/>
        <w:spacing w:before="0" w:beforeAutospacing="0" w:after="384" w:afterAutospacing="0"/>
        <w:textAlignment w:val="baseline"/>
        <w:rPr>
          <w:rFonts w:ascii="Segoe UI" w:hAnsi="Segoe UI" w:cs="Segoe UI"/>
          <w:color w:val="3A3A3A"/>
          <w:sz w:val="27"/>
          <w:szCs w:val="27"/>
        </w:rPr>
      </w:pPr>
      <w:proofErr w:type="gramStart"/>
      <w:r>
        <w:rPr>
          <w:rFonts w:ascii="Latha" w:hAnsi="Latha" w:cs="Latha"/>
          <w:color w:val="3A3A3A"/>
          <w:sz w:val="27"/>
          <w:szCs w:val="27"/>
        </w:rPr>
        <w:t>ஐம்பெருங்காப்பியங்களும்</w:t>
      </w:r>
      <w:r>
        <w:rPr>
          <w:rFonts w:ascii="Segoe UI" w:hAnsi="Segoe UI" w:cs="Segoe UI"/>
          <w:color w:val="3A3A3A"/>
          <w:sz w:val="27"/>
          <w:szCs w:val="27"/>
        </w:rPr>
        <w:t xml:space="preserve">, </w:t>
      </w:r>
      <w:r>
        <w:rPr>
          <w:rFonts w:ascii="Latha" w:hAnsi="Latha" w:cs="Latha"/>
          <w:color w:val="3A3A3A"/>
          <w:sz w:val="27"/>
          <w:szCs w:val="27"/>
        </w:rPr>
        <w:t>ஐஞ்சிறுகாப்பியங்களும்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காப்பியத்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தமிழை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வளர்த்தன</w:t>
      </w:r>
      <w:r>
        <w:rPr>
          <w:rFonts w:ascii="Segoe UI" w:hAnsi="Segoe UI" w:cs="Segoe UI"/>
          <w:color w:val="3A3A3A"/>
          <w:sz w:val="27"/>
          <w:szCs w:val="27"/>
        </w:rPr>
        <w:t>.</w:t>
      </w:r>
      <w:proofErr w:type="gramEnd"/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proofErr w:type="gramStart"/>
      <w:r>
        <w:rPr>
          <w:rFonts w:ascii="Latha" w:hAnsi="Latha" w:cs="Latha"/>
          <w:color w:val="3A3A3A"/>
          <w:sz w:val="27"/>
          <w:szCs w:val="27"/>
        </w:rPr>
        <w:t>இளங்கோவடிகள்</w:t>
      </w:r>
      <w:r>
        <w:rPr>
          <w:rFonts w:ascii="Segoe UI" w:hAnsi="Segoe UI" w:cs="Segoe UI"/>
          <w:color w:val="3A3A3A"/>
          <w:sz w:val="27"/>
          <w:szCs w:val="27"/>
        </w:rPr>
        <w:t xml:space="preserve">, </w:t>
      </w:r>
      <w:r>
        <w:rPr>
          <w:rFonts w:ascii="Latha" w:hAnsi="Latha" w:cs="Latha"/>
          <w:color w:val="3A3A3A"/>
          <w:sz w:val="27"/>
          <w:szCs w:val="27"/>
        </w:rPr>
        <w:t>சீத்தலைச்சாத்தனார்</w:t>
      </w:r>
      <w:r>
        <w:rPr>
          <w:rFonts w:ascii="Segoe UI" w:hAnsi="Segoe UI" w:cs="Segoe UI"/>
          <w:color w:val="3A3A3A"/>
          <w:sz w:val="27"/>
          <w:szCs w:val="27"/>
        </w:rPr>
        <w:t xml:space="preserve">, </w:t>
      </w:r>
      <w:r>
        <w:rPr>
          <w:rFonts w:ascii="Latha" w:hAnsi="Latha" w:cs="Latha"/>
          <w:color w:val="3A3A3A"/>
          <w:sz w:val="27"/>
          <w:szCs w:val="27"/>
        </w:rPr>
        <w:t>திருத்தக்கத்தேவர்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ஆகிய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சான்றோர்கள்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காப்பியத்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தமிழைத்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தழைக்கச்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செய்தனர்</w:t>
      </w:r>
      <w:r>
        <w:rPr>
          <w:rFonts w:ascii="Segoe UI" w:hAnsi="Segoe UI" w:cs="Segoe UI"/>
          <w:color w:val="3A3A3A"/>
          <w:sz w:val="27"/>
          <w:szCs w:val="27"/>
        </w:rPr>
        <w:t>.</w:t>
      </w:r>
      <w:proofErr w:type="gramEnd"/>
    </w:p>
    <w:p w:rsidR="00A6210C" w:rsidRDefault="00A6210C" w:rsidP="00A6210C">
      <w:pPr>
        <w:pStyle w:val="NormalWeb"/>
        <w:shd w:val="clear" w:color="auto" w:fill="FFFFFF"/>
        <w:spacing w:before="0" w:beforeAutospacing="0" w:after="384" w:afterAutospacing="0"/>
        <w:textAlignment w:val="baseline"/>
        <w:rPr>
          <w:rFonts w:ascii="Segoe UI" w:hAnsi="Segoe UI" w:cs="Segoe UI"/>
          <w:color w:val="3A3A3A"/>
          <w:sz w:val="27"/>
          <w:szCs w:val="27"/>
        </w:rPr>
      </w:pPr>
      <w:r>
        <w:rPr>
          <w:rFonts w:ascii="Latha" w:hAnsi="Latha" w:cs="Latha"/>
          <w:color w:val="3A3A3A"/>
          <w:sz w:val="27"/>
          <w:szCs w:val="27"/>
        </w:rPr>
        <w:t>சிற்றிலக்கியம்</w:t>
      </w:r>
      <w:r>
        <w:rPr>
          <w:rFonts w:ascii="Segoe UI" w:hAnsi="Segoe UI" w:cs="Segoe UI"/>
          <w:color w:val="3A3A3A"/>
          <w:sz w:val="27"/>
          <w:szCs w:val="27"/>
        </w:rPr>
        <w:t>:</w:t>
      </w:r>
    </w:p>
    <w:p w:rsidR="00A6210C" w:rsidRDefault="00A6210C" w:rsidP="00A6210C">
      <w:pPr>
        <w:pStyle w:val="NormalWeb"/>
        <w:shd w:val="clear" w:color="auto" w:fill="FFFFFF"/>
        <w:spacing w:before="0" w:beforeAutospacing="0" w:after="384" w:afterAutospacing="0"/>
        <w:textAlignment w:val="baseline"/>
        <w:rPr>
          <w:rFonts w:ascii="Segoe UI" w:hAnsi="Segoe UI" w:cs="Segoe UI"/>
          <w:color w:val="3A3A3A"/>
          <w:sz w:val="27"/>
          <w:szCs w:val="27"/>
        </w:rPr>
      </w:pPr>
      <w:proofErr w:type="gramStart"/>
      <w:r>
        <w:rPr>
          <w:rFonts w:ascii="Segoe UI" w:hAnsi="Segoe UI" w:cs="Segoe UI"/>
          <w:color w:val="3A3A3A"/>
          <w:sz w:val="27"/>
          <w:szCs w:val="27"/>
        </w:rPr>
        <w:t>(</w:t>
      </w:r>
      <w:r>
        <w:rPr>
          <w:rFonts w:ascii="Latha" w:hAnsi="Latha" w:cs="Latha"/>
          <w:color w:val="3A3A3A"/>
          <w:sz w:val="27"/>
          <w:szCs w:val="27"/>
        </w:rPr>
        <w:t>பரணி</w:t>
      </w:r>
      <w:r>
        <w:rPr>
          <w:rFonts w:ascii="Segoe UI" w:hAnsi="Segoe UI" w:cs="Segoe UI"/>
          <w:color w:val="3A3A3A"/>
          <w:sz w:val="27"/>
          <w:szCs w:val="27"/>
        </w:rPr>
        <w:t xml:space="preserve">, </w:t>
      </w:r>
      <w:r>
        <w:rPr>
          <w:rFonts w:ascii="Latha" w:hAnsi="Latha" w:cs="Latha"/>
          <w:color w:val="3A3A3A"/>
          <w:sz w:val="27"/>
          <w:szCs w:val="27"/>
        </w:rPr>
        <w:t>சதகம்</w:t>
      </w:r>
      <w:r>
        <w:rPr>
          <w:rFonts w:ascii="Segoe UI" w:hAnsi="Segoe UI" w:cs="Segoe UI"/>
          <w:color w:val="3A3A3A"/>
          <w:sz w:val="27"/>
          <w:szCs w:val="27"/>
        </w:rPr>
        <w:t xml:space="preserve">, </w:t>
      </w:r>
      <w:r>
        <w:rPr>
          <w:rFonts w:ascii="Latha" w:hAnsi="Latha" w:cs="Latha"/>
          <w:color w:val="3A3A3A"/>
          <w:sz w:val="27"/>
          <w:szCs w:val="27"/>
        </w:rPr>
        <w:t>பிள்ளைத்தமிழ்</w:t>
      </w:r>
      <w:r>
        <w:rPr>
          <w:rFonts w:ascii="Segoe UI" w:hAnsi="Segoe UI" w:cs="Segoe UI"/>
          <w:color w:val="3A3A3A"/>
          <w:sz w:val="27"/>
          <w:szCs w:val="27"/>
        </w:rPr>
        <w:t xml:space="preserve">) </w:t>
      </w:r>
      <w:r>
        <w:rPr>
          <w:rFonts w:ascii="Latha" w:hAnsi="Latha" w:cs="Latha"/>
          <w:color w:val="3A3A3A"/>
          <w:sz w:val="27"/>
          <w:szCs w:val="27"/>
        </w:rPr>
        <w:t>சிற்றிலக்கியங்கள்</w:t>
      </w:r>
      <w:r>
        <w:rPr>
          <w:rFonts w:ascii="Segoe UI" w:hAnsi="Segoe UI" w:cs="Segoe UI"/>
          <w:color w:val="3A3A3A"/>
          <w:sz w:val="27"/>
          <w:szCs w:val="27"/>
        </w:rPr>
        <w:t xml:space="preserve"> 96 </w:t>
      </w:r>
      <w:r>
        <w:rPr>
          <w:rFonts w:ascii="Latha" w:hAnsi="Latha" w:cs="Latha"/>
          <w:color w:val="3A3A3A"/>
          <w:sz w:val="27"/>
          <w:szCs w:val="27"/>
        </w:rPr>
        <w:t>வகைப்படும்</w:t>
      </w:r>
      <w:r>
        <w:rPr>
          <w:rFonts w:ascii="Segoe UI" w:hAnsi="Segoe UI" w:cs="Segoe UI"/>
          <w:color w:val="3A3A3A"/>
          <w:sz w:val="27"/>
          <w:szCs w:val="27"/>
        </w:rPr>
        <w:t>.</w:t>
      </w:r>
      <w:proofErr w:type="gramEnd"/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proofErr w:type="gramStart"/>
      <w:r>
        <w:rPr>
          <w:rFonts w:ascii="Latha" w:hAnsi="Latha" w:cs="Latha"/>
          <w:color w:val="3A3A3A"/>
          <w:sz w:val="27"/>
          <w:szCs w:val="27"/>
        </w:rPr>
        <w:t>அவை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வழி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சிற்றிலக்கிய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வகைகள்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பெருகி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சிற்றிலக்கியத்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lastRenderedPageBreak/>
        <w:t>தமிழை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வளர்த்தனர்</w:t>
      </w:r>
      <w:r>
        <w:rPr>
          <w:rFonts w:ascii="Segoe UI" w:hAnsi="Segoe UI" w:cs="Segoe UI"/>
          <w:color w:val="3A3A3A"/>
          <w:sz w:val="27"/>
          <w:szCs w:val="27"/>
        </w:rPr>
        <w:t>.</w:t>
      </w:r>
      <w:proofErr w:type="gramEnd"/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proofErr w:type="gramStart"/>
      <w:r>
        <w:rPr>
          <w:rFonts w:ascii="Latha" w:hAnsi="Latha" w:cs="Latha"/>
          <w:color w:val="3A3A3A"/>
          <w:sz w:val="27"/>
          <w:szCs w:val="27"/>
        </w:rPr>
        <w:t>ஒருவரைக்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குழந்தையாகப்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பாவித்து</w:t>
      </w:r>
      <w:r>
        <w:rPr>
          <w:rFonts w:ascii="Segoe UI" w:hAnsi="Segoe UI" w:cs="Segoe UI"/>
          <w:color w:val="3A3A3A"/>
          <w:sz w:val="27"/>
          <w:szCs w:val="27"/>
        </w:rPr>
        <w:t xml:space="preserve">, 10 </w:t>
      </w:r>
      <w:r>
        <w:rPr>
          <w:rFonts w:ascii="Latha" w:hAnsi="Latha" w:cs="Latha"/>
          <w:color w:val="3A3A3A"/>
          <w:sz w:val="27"/>
          <w:szCs w:val="27"/>
        </w:rPr>
        <w:t>பருவங்களில்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வளாச்சி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நிலையைப்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பாடுவது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பிள்ளைத்தமிழ்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ஆகும்</w:t>
      </w:r>
      <w:r>
        <w:rPr>
          <w:rFonts w:ascii="Segoe UI" w:hAnsi="Segoe UI" w:cs="Segoe UI"/>
          <w:color w:val="3A3A3A"/>
          <w:sz w:val="27"/>
          <w:szCs w:val="27"/>
        </w:rPr>
        <w:t>.</w:t>
      </w:r>
      <w:proofErr w:type="gramEnd"/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proofErr w:type="gramStart"/>
      <w:r>
        <w:rPr>
          <w:rFonts w:ascii="Latha" w:hAnsi="Latha" w:cs="Latha"/>
          <w:color w:val="3A3A3A"/>
          <w:sz w:val="27"/>
          <w:szCs w:val="27"/>
        </w:rPr>
        <w:t>ஒட்டக்கூத்தர்</w:t>
      </w:r>
      <w:r>
        <w:rPr>
          <w:rFonts w:ascii="Segoe UI" w:hAnsi="Segoe UI" w:cs="Segoe UI"/>
          <w:color w:val="3A3A3A"/>
          <w:sz w:val="27"/>
          <w:szCs w:val="27"/>
        </w:rPr>
        <w:t xml:space="preserve">, </w:t>
      </w:r>
      <w:r>
        <w:rPr>
          <w:rFonts w:ascii="Latha" w:hAnsi="Latha" w:cs="Latha"/>
          <w:color w:val="3A3A3A"/>
          <w:sz w:val="27"/>
          <w:szCs w:val="27"/>
        </w:rPr>
        <w:t>குமரகுருபரர்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ஆகியோர்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பிள்ளைத்தமிழ்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பாடி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வளர்த்தனர்</w:t>
      </w:r>
      <w:r>
        <w:rPr>
          <w:rFonts w:ascii="Segoe UI" w:hAnsi="Segoe UI" w:cs="Segoe UI"/>
          <w:color w:val="3A3A3A"/>
          <w:sz w:val="27"/>
          <w:szCs w:val="27"/>
        </w:rPr>
        <w:t>.</w:t>
      </w:r>
      <w:proofErr w:type="gramEnd"/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proofErr w:type="gramStart"/>
      <w:r>
        <w:rPr>
          <w:rFonts w:ascii="Latha" w:hAnsi="Latha" w:cs="Latha"/>
          <w:color w:val="3A3A3A"/>
          <w:sz w:val="27"/>
          <w:szCs w:val="27"/>
        </w:rPr>
        <w:t>சதகம்</w:t>
      </w:r>
      <w:r>
        <w:rPr>
          <w:rFonts w:ascii="Segoe UI" w:hAnsi="Segoe UI" w:cs="Segoe UI"/>
          <w:color w:val="3A3A3A"/>
          <w:sz w:val="27"/>
          <w:szCs w:val="27"/>
        </w:rPr>
        <w:t xml:space="preserve"> (100) </w:t>
      </w:r>
      <w:r>
        <w:rPr>
          <w:rFonts w:ascii="Latha" w:hAnsi="Latha" w:cs="Latha"/>
          <w:color w:val="3A3A3A"/>
          <w:sz w:val="27"/>
          <w:szCs w:val="27"/>
        </w:rPr>
        <w:t>பாடல்களைக்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கொண்டது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சதகம்</w:t>
      </w:r>
      <w:r>
        <w:rPr>
          <w:rFonts w:ascii="Segoe UI" w:hAnsi="Segoe UI" w:cs="Segoe UI"/>
          <w:color w:val="3A3A3A"/>
          <w:sz w:val="27"/>
          <w:szCs w:val="27"/>
        </w:rPr>
        <w:t>.</w:t>
      </w:r>
      <w:proofErr w:type="gramEnd"/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proofErr w:type="gramStart"/>
      <w:r>
        <w:rPr>
          <w:rFonts w:ascii="Latha" w:hAnsi="Latha" w:cs="Latha"/>
          <w:color w:val="3A3A3A"/>
          <w:sz w:val="27"/>
          <w:szCs w:val="27"/>
        </w:rPr>
        <w:t>ஆத்மநாத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தேசிகர்</w:t>
      </w:r>
      <w:r>
        <w:rPr>
          <w:rFonts w:ascii="Segoe UI" w:hAnsi="Segoe UI" w:cs="Segoe UI"/>
          <w:color w:val="3A3A3A"/>
          <w:sz w:val="27"/>
          <w:szCs w:val="27"/>
        </w:rPr>
        <w:t xml:space="preserve">, </w:t>
      </w:r>
      <w:r>
        <w:rPr>
          <w:rFonts w:ascii="Latha" w:hAnsi="Latha" w:cs="Latha"/>
          <w:color w:val="3A3A3A"/>
          <w:sz w:val="27"/>
          <w:szCs w:val="27"/>
        </w:rPr>
        <w:t>கார்மேகக்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கவிஞர்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ஆகியோர்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சதகம்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பாடினார்</w:t>
      </w:r>
      <w:r>
        <w:rPr>
          <w:rFonts w:ascii="Segoe UI" w:hAnsi="Segoe UI" w:cs="Segoe UI"/>
          <w:color w:val="3A3A3A"/>
          <w:sz w:val="27"/>
          <w:szCs w:val="27"/>
        </w:rPr>
        <w:t>.</w:t>
      </w:r>
      <w:proofErr w:type="gramEnd"/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proofErr w:type="gramStart"/>
      <w:r>
        <w:rPr>
          <w:rFonts w:ascii="Latha" w:hAnsi="Latha" w:cs="Latha"/>
          <w:color w:val="3A3A3A"/>
          <w:sz w:val="27"/>
          <w:szCs w:val="27"/>
        </w:rPr>
        <w:t>ஒட்டக்கூத்தர்</w:t>
      </w:r>
      <w:r>
        <w:rPr>
          <w:rFonts w:ascii="Segoe UI" w:hAnsi="Segoe UI" w:cs="Segoe UI"/>
          <w:color w:val="3A3A3A"/>
          <w:sz w:val="27"/>
          <w:szCs w:val="27"/>
        </w:rPr>
        <w:t xml:space="preserve">, </w:t>
      </w:r>
      <w:r>
        <w:rPr>
          <w:rFonts w:ascii="Latha" w:hAnsi="Latha" w:cs="Latha"/>
          <w:color w:val="3A3A3A"/>
          <w:sz w:val="27"/>
          <w:szCs w:val="27"/>
        </w:rPr>
        <w:t>செயங்கொண்டார்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பரணி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இலக்கியத்தை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வளர்த்தனர்</w:t>
      </w:r>
      <w:r>
        <w:rPr>
          <w:rFonts w:ascii="Segoe UI" w:hAnsi="Segoe UI" w:cs="Segoe UI"/>
          <w:color w:val="3A3A3A"/>
          <w:sz w:val="27"/>
          <w:szCs w:val="27"/>
        </w:rPr>
        <w:t>.</w:t>
      </w:r>
      <w:proofErr w:type="gramEnd"/>
    </w:p>
    <w:p w:rsidR="00A6210C" w:rsidRDefault="00A6210C" w:rsidP="00A6210C">
      <w:pPr>
        <w:pStyle w:val="NormalWeb"/>
        <w:shd w:val="clear" w:color="auto" w:fill="FFFFFF"/>
        <w:spacing w:before="0" w:beforeAutospacing="0" w:after="384" w:afterAutospacing="0"/>
        <w:textAlignment w:val="baseline"/>
        <w:rPr>
          <w:rFonts w:ascii="Segoe UI" w:hAnsi="Segoe UI" w:cs="Segoe UI"/>
          <w:color w:val="3A3A3A"/>
          <w:sz w:val="27"/>
          <w:szCs w:val="27"/>
        </w:rPr>
      </w:pPr>
      <w:r>
        <w:rPr>
          <w:rFonts w:ascii="Latha" w:hAnsi="Latha" w:cs="Latha"/>
          <w:color w:val="3A3A3A"/>
          <w:sz w:val="27"/>
          <w:szCs w:val="27"/>
        </w:rPr>
        <w:t>சமயத்தமிழ்</w:t>
      </w:r>
      <w:r>
        <w:rPr>
          <w:rFonts w:ascii="Segoe UI" w:hAnsi="Segoe UI" w:cs="Segoe UI"/>
          <w:color w:val="3A3A3A"/>
          <w:sz w:val="27"/>
          <w:szCs w:val="27"/>
        </w:rPr>
        <w:t>:</w:t>
      </w:r>
    </w:p>
    <w:p w:rsidR="00A6210C" w:rsidRDefault="00A6210C" w:rsidP="00A6210C">
      <w:pPr>
        <w:pStyle w:val="NormalWeb"/>
        <w:shd w:val="clear" w:color="auto" w:fill="FFFFFF"/>
        <w:spacing w:before="0" w:beforeAutospacing="0" w:after="384" w:afterAutospacing="0"/>
        <w:textAlignment w:val="baseline"/>
        <w:rPr>
          <w:rFonts w:ascii="Segoe UI" w:hAnsi="Segoe UI" w:cs="Segoe UI"/>
          <w:color w:val="3A3A3A"/>
          <w:sz w:val="27"/>
          <w:szCs w:val="27"/>
        </w:rPr>
      </w:pPr>
      <w:proofErr w:type="gramStart"/>
      <w:r>
        <w:rPr>
          <w:rFonts w:ascii="Latha" w:hAnsi="Latha" w:cs="Latha"/>
          <w:color w:val="3A3A3A"/>
          <w:sz w:val="27"/>
          <w:szCs w:val="27"/>
        </w:rPr>
        <w:t>சைவம்</w:t>
      </w:r>
      <w:r>
        <w:rPr>
          <w:rFonts w:ascii="Segoe UI" w:hAnsi="Segoe UI" w:cs="Segoe UI"/>
          <w:color w:val="3A3A3A"/>
          <w:sz w:val="27"/>
          <w:szCs w:val="27"/>
        </w:rPr>
        <w:t xml:space="preserve">, </w:t>
      </w:r>
      <w:r>
        <w:rPr>
          <w:rFonts w:ascii="Latha" w:hAnsi="Latha" w:cs="Latha"/>
          <w:color w:val="3A3A3A"/>
          <w:sz w:val="27"/>
          <w:szCs w:val="27"/>
        </w:rPr>
        <w:t>வைணவம்</w:t>
      </w:r>
      <w:r>
        <w:rPr>
          <w:rFonts w:ascii="Segoe UI" w:hAnsi="Segoe UI" w:cs="Segoe UI"/>
          <w:color w:val="3A3A3A"/>
          <w:sz w:val="27"/>
          <w:szCs w:val="27"/>
        </w:rPr>
        <w:t xml:space="preserve">, </w:t>
      </w:r>
      <w:r>
        <w:rPr>
          <w:rFonts w:ascii="Latha" w:hAnsi="Latha" w:cs="Latha"/>
          <w:color w:val="3A3A3A"/>
          <w:sz w:val="27"/>
          <w:szCs w:val="27"/>
        </w:rPr>
        <w:t>கிறித்தவம்</w:t>
      </w:r>
      <w:r>
        <w:rPr>
          <w:rFonts w:ascii="Segoe UI" w:hAnsi="Segoe UI" w:cs="Segoe UI"/>
          <w:color w:val="3A3A3A"/>
          <w:sz w:val="27"/>
          <w:szCs w:val="27"/>
        </w:rPr>
        <w:t xml:space="preserve">, </w:t>
      </w:r>
      <w:r>
        <w:rPr>
          <w:rFonts w:ascii="Latha" w:hAnsi="Latha" w:cs="Latha"/>
          <w:color w:val="3A3A3A"/>
          <w:sz w:val="27"/>
          <w:szCs w:val="27"/>
        </w:rPr>
        <w:t>இஸ்லாம்</w:t>
      </w:r>
      <w:r>
        <w:rPr>
          <w:rFonts w:ascii="Segoe UI" w:hAnsi="Segoe UI" w:cs="Segoe UI"/>
          <w:color w:val="3A3A3A"/>
          <w:sz w:val="27"/>
          <w:szCs w:val="27"/>
        </w:rPr>
        <w:t xml:space="preserve">, </w:t>
      </w:r>
      <w:r>
        <w:rPr>
          <w:rFonts w:ascii="Latha" w:hAnsi="Latha" w:cs="Latha"/>
          <w:color w:val="3A3A3A"/>
          <w:sz w:val="27"/>
          <w:szCs w:val="27"/>
        </w:rPr>
        <w:t>சமணம்</w:t>
      </w:r>
      <w:r>
        <w:rPr>
          <w:rFonts w:ascii="Segoe UI" w:hAnsi="Segoe UI" w:cs="Segoe UI"/>
          <w:color w:val="3A3A3A"/>
          <w:sz w:val="27"/>
          <w:szCs w:val="27"/>
        </w:rPr>
        <w:t xml:space="preserve">, </w:t>
      </w:r>
      <w:r>
        <w:rPr>
          <w:rFonts w:ascii="Latha" w:hAnsi="Latha" w:cs="Latha"/>
          <w:color w:val="3A3A3A"/>
          <w:sz w:val="27"/>
          <w:szCs w:val="27"/>
        </w:rPr>
        <w:t>பௌத்தம்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ஆகியசமயங்களும்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தமிழ்வளர்க்கும்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பணியில்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ஈடுபட்டு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சமயத்தமிழை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வளர்த்தனர்</w:t>
      </w:r>
      <w:r>
        <w:rPr>
          <w:rFonts w:ascii="Segoe UI" w:hAnsi="Segoe UI" w:cs="Segoe UI"/>
          <w:color w:val="3A3A3A"/>
          <w:sz w:val="27"/>
          <w:szCs w:val="27"/>
        </w:rPr>
        <w:t>.</w:t>
      </w:r>
      <w:proofErr w:type="gramEnd"/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proofErr w:type="gramStart"/>
      <w:r>
        <w:rPr>
          <w:rFonts w:ascii="Latha" w:hAnsi="Latha" w:cs="Latha"/>
          <w:color w:val="3A3A3A"/>
          <w:sz w:val="27"/>
          <w:szCs w:val="27"/>
        </w:rPr>
        <w:t>திருநாவுக்கரசர்</w:t>
      </w:r>
      <w:r>
        <w:rPr>
          <w:rFonts w:ascii="Segoe UI" w:hAnsi="Segoe UI" w:cs="Segoe UI"/>
          <w:color w:val="3A3A3A"/>
          <w:sz w:val="27"/>
          <w:szCs w:val="27"/>
        </w:rPr>
        <w:t xml:space="preserve">, </w:t>
      </w:r>
      <w:r>
        <w:rPr>
          <w:rFonts w:ascii="Latha" w:hAnsi="Latha" w:cs="Latha"/>
          <w:color w:val="3A3A3A"/>
          <w:sz w:val="27"/>
          <w:szCs w:val="27"/>
        </w:rPr>
        <w:t>வீரமாமுனிவர்</w:t>
      </w:r>
      <w:r>
        <w:rPr>
          <w:rFonts w:ascii="Segoe UI" w:hAnsi="Segoe UI" w:cs="Segoe UI"/>
          <w:color w:val="3A3A3A"/>
          <w:sz w:val="27"/>
          <w:szCs w:val="27"/>
        </w:rPr>
        <w:t xml:space="preserve">, </w:t>
      </w:r>
      <w:r>
        <w:rPr>
          <w:rFonts w:ascii="Latha" w:hAnsi="Latha" w:cs="Latha"/>
          <w:color w:val="3A3A3A"/>
          <w:sz w:val="27"/>
          <w:szCs w:val="27"/>
        </w:rPr>
        <w:t>உமறுப்புலவர்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ஆகியோர்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சமயத்தமிழை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வளர்த்தனர்</w:t>
      </w:r>
      <w:r>
        <w:rPr>
          <w:rFonts w:ascii="Segoe UI" w:hAnsi="Segoe UI" w:cs="Segoe UI"/>
          <w:color w:val="3A3A3A"/>
          <w:sz w:val="27"/>
          <w:szCs w:val="27"/>
        </w:rPr>
        <w:t>.</w:t>
      </w:r>
      <w:proofErr w:type="gramEnd"/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proofErr w:type="gramStart"/>
      <w:r>
        <w:rPr>
          <w:rFonts w:ascii="Latha" w:hAnsi="Latha" w:cs="Latha"/>
          <w:color w:val="3A3A3A"/>
          <w:sz w:val="27"/>
          <w:szCs w:val="27"/>
        </w:rPr>
        <w:t>இதற்கு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பன்னிரு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திருமுறைகள்</w:t>
      </w:r>
      <w:r>
        <w:rPr>
          <w:rFonts w:ascii="Segoe UI" w:hAnsi="Segoe UI" w:cs="Segoe UI"/>
          <w:color w:val="3A3A3A"/>
          <w:sz w:val="27"/>
          <w:szCs w:val="27"/>
        </w:rPr>
        <w:t xml:space="preserve">, </w:t>
      </w:r>
      <w:r>
        <w:rPr>
          <w:rFonts w:ascii="Latha" w:hAnsi="Latha" w:cs="Latha"/>
          <w:color w:val="3A3A3A"/>
          <w:sz w:val="27"/>
          <w:szCs w:val="27"/>
        </w:rPr>
        <w:t>நாலாயிரத்திவ்வியப்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பிரபந்தம்</w:t>
      </w:r>
      <w:r>
        <w:rPr>
          <w:rFonts w:ascii="Segoe UI" w:hAnsi="Segoe UI" w:cs="Segoe UI"/>
          <w:color w:val="3A3A3A"/>
          <w:sz w:val="27"/>
          <w:szCs w:val="27"/>
        </w:rPr>
        <w:t xml:space="preserve">, </w:t>
      </w:r>
      <w:r>
        <w:rPr>
          <w:rFonts w:ascii="Latha" w:hAnsi="Latha" w:cs="Latha"/>
          <w:color w:val="3A3A3A"/>
          <w:sz w:val="27"/>
          <w:szCs w:val="27"/>
        </w:rPr>
        <w:t>சீறாப்புராணம்</w:t>
      </w:r>
      <w:r>
        <w:rPr>
          <w:rFonts w:ascii="Segoe UI" w:hAnsi="Segoe UI" w:cs="Segoe UI"/>
          <w:color w:val="3A3A3A"/>
          <w:sz w:val="27"/>
          <w:szCs w:val="27"/>
        </w:rPr>
        <w:t xml:space="preserve">, </w:t>
      </w:r>
      <w:r>
        <w:rPr>
          <w:rFonts w:ascii="Latha" w:hAnsi="Latha" w:cs="Latha"/>
          <w:color w:val="3A3A3A"/>
          <w:sz w:val="27"/>
          <w:szCs w:val="27"/>
        </w:rPr>
        <w:t>தேம்பாவணி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சான்றாகும்</w:t>
      </w:r>
      <w:r>
        <w:rPr>
          <w:rFonts w:ascii="Segoe UI" w:hAnsi="Segoe UI" w:cs="Segoe UI"/>
          <w:color w:val="3A3A3A"/>
          <w:sz w:val="27"/>
          <w:szCs w:val="27"/>
        </w:rPr>
        <w:t>.</w:t>
      </w:r>
      <w:proofErr w:type="gramEnd"/>
    </w:p>
    <w:p w:rsidR="00A6210C" w:rsidRDefault="00A6210C" w:rsidP="00A6210C">
      <w:pPr>
        <w:pStyle w:val="NormalWeb"/>
        <w:shd w:val="clear" w:color="auto" w:fill="FFFFFF"/>
        <w:spacing w:before="0" w:beforeAutospacing="0" w:after="384" w:afterAutospacing="0"/>
        <w:textAlignment w:val="baseline"/>
        <w:rPr>
          <w:rFonts w:ascii="Segoe UI" w:hAnsi="Segoe UI" w:cs="Segoe UI"/>
          <w:color w:val="3A3A3A"/>
          <w:sz w:val="27"/>
          <w:szCs w:val="27"/>
        </w:rPr>
      </w:pPr>
      <w:r>
        <w:rPr>
          <w:rFonts w:ascii="Latha" w:hAnsi="Latha" w:cs="Latha"/>
          <w:color w:val="3A3A3A"/>
          <w:sz w:val="27"/>
          <w:szCs w:val="27"/>
        </w:rPr>
        <w:t>முடிவுரை</w:t>
      </w:r>
      <w:r>
        <w:rPr>
          <w:rFonts w:ascii="Segoe UI" w:hAnsi="Segoe UI" w:cs="Segoe UI"/>
          <w:color w:val="3A3A3A"/>
          <w:sz w:val="27"/>
          <w:szCs w:val="27"/>
        </w:rPr>
        <w:t>:</w:t>
      </w:r>
    </w:p>
    <w:p w:rsidR="00A6210C" w:rsidRDefault="00A6210C" w:rsidP="00A6210C">
      <w:pPr>
        <w:pStyle w:val="NormalWeb"/>
        <w:shd w:val="clear" w:color="auto" w:fill="FFFFFF"/>
        <w:spacing w:before="0" w:beforeAutospacing="0" w:after="384" w:afterAutospacing="0"/>
        <w:textAlignment w:val="baseline"/>
        <w:rPr>
          <w:rFonts w:ascii="Segoe UI" w:hAnsi="Segoe UI" w:cs="Segoe UI"/>
          <w:color w:val="3A3A3A"/>
          <w:sz w:val="27"/>
          <w:szCs w:val="27"/>
        </w:rPr>
      </w:pPr>
      <w:proofErr w:type="gramStart"/>
      <w:r>
        <w:rPr>
          <w:rFonts w:ascii="Latha" w:hAnsi="Latha" w:cs="Latha"/>
          <w:color w:val="3A3A3A"/>
          <w:sz w:val="27"/>
          <w:szCs w:val="27"/>
        </w:rPr>
        <w:t>காலந்தோறும்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தமிழ்</w:t>
      </w:r>
      <w:r>
        <w:rPr>
          <w:rFonts w:ascii="Segoe UI" w:hAnsi="Segoe UI" w:cs="Segoe UI"/>
          <w:color w:val="3A3A3A"/>
          <w:sz w:val="27"/>
          <w:szCs w:val="27"/>
        </w:rPr>
        <w:t xml:space="preserve">, </w:t>
      </w:r>
      <w:r>
        <w:rPr>
          <w:rFonts w:ascii="Latha" w:hAnsi="Latha" w:cs="Latha"/>
          <w:color w:val="3A3A3A"/>
          <w:sz w:val="27"/>
          <w:szCs w:val="27"/>
        </w:rPr>
        <w:t>தன்னை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வளர்ப்பவர்களால்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தன்னைப்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புதுப்பித்துக்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கொண்டு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வளர்ந்தும்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சிறந்தும்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வருகின்றது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என்பதை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இலக்கிய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வரலாறுகள்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நமக்கு</w:t>
      </w:r>
      <w:r>
        <w:rPr>
          <w:rFonts w:ascii="Segoe UI" w:hAnsi="Segoe UI" w:cs="Segoe UI"/>
          <w:color w:val="3A3A3A"/>
          <w:sz w:val="27"/>
          <w:szCs w:val="27"/>
        </w:rPr>
        <w:t xml:space="preserve"> </w:t>
      </w:r>
      <w:r>
        <w:rPr>
          <w:rFonts w:ascii="Latha" w:hAnsi="Latha" w:cs="Latha"/>
          <w:color w:val="3A3A3A"/>
          <w:sz w:val="27"/>
          <w:szCs w:val="27"/>
        </w:rPr>
        <w:t>உணர்த்துகின்றன</w:t>
      </w:r>
      <w:r>
        <w:rPr>
          <w:rFonts w:ascii="Segoe UI" w:hAnsi="Segoe UI" w:cs="Segoe UI"/>
          <w:color w:val="3A3A3A"/>
          <w:sz w:val="27"/>
          <w:szCs w:val="27"/>
        </w:rPr>
        <w:t>.</w:t>
      </w:r>
      <w:proofErr w:type="gramEnd"/>
      <w:r>
        <w:rPr>
          <w:rFonts w:ascii="Segoe UI" w:hAnsi="Segoe UI" w:cs="Segoe UI"/>
          <w:color w:val="3A3A3A"/>
          <w:sz w:val="27"/>
          <w:szCs w:val="27"/>
        </w:rPr>
        <w:br/>
      </w:r>
    </w:p>
    <w:p w:rsidR="00483975" w:rsidRDefault="00483975"/>
    <w:sectPr w:rsidR="00483975" w:rsidSect="001B5AA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amini">
    <w:panose1 w:val="020B0603050302020204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F85FE3"/>
    <w:multiLevelType w:val="multilevel"/>
    <w:tmpl w:val="C0028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35F657D"/>
    <w:multiLevelType w:val="multilevel"/>
    <w:tmpl w:val="58727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16501EA5"/>
    <w:multiLevelType w:val="multilevel"/>
    <w:tmpl w:val="A0D6B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>
    <w:nsid w:val="16613AC2"/>
    <w:multiLevelType w:val="multilevel"/>
    <w:tmpl w:val="DAA6A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>
    <w:nsid w:val="16846F49"/>
    <w:multiLevelType w:val="multilevel"/>
    <w:tmpl w:val="3B0CA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>
    <w:nsid w:val="1B0F4CA1"/>
    <w:multiLevelType w:val="multilevel"/>
    <w:tmpl w:val="FE9A1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>
    <w:nsid w:val="27E2551B"/>
    <w:multiLevelType w:val="multilevel"/>
    <w:tmpl w:val="7BEA2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>
    <w:nsid w:val="2BF22DA5"/>
    <w:multiLevelType w:val="multilevel"/>
    <w:tmpl w:val="9D30B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>
    <w:nsid w:val="37DB09DC"/>
    <w:multiLevelType w:val="multilevel"/>
    <w:tmpl w:val="C0EE1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>
    <w:nsid w:val="438044BF"/>
    <w:multiLevelType w:val="multilevel"/>
    <w:tmpl w:val="1256D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>
    <w:nsid w:val="48C57311"/>
    <w:multiLevelType w:val="multilevel"/>
    <w:tmpl w:val="317CD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>
    <w:nsid w:val="64600F8D"/>
    <w:multiLevelType w:val="multilevel"/>
    <w:tmpl w:val="6D106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>
    <w:nsid w:val="66DB1AC5"/>
    <w:multiLevelType w:val="hybridMultilevel"/>
    <w:tmpl w:val="E20EEA44"/>
    <w:lvl w:ilvl="0" w:tplc="5C884A1E">
      <w:start w:val="4"/>
      <w:numFmt w:val="bullet"/>
      <w:lvlText w:val="-"/>
      <w:lvlJc w:val="left"/>
      <w:pPr>
        <w:ind w:left="720" w:hanging="360"/>
      </w:pPr>
      <w:rPr>
        <w:rFonts w:ascii="Bamini" w:eastAsiaTheme="minorHAnsi" w:hAnsi="Bamin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695C34B4"/>
    <w:multiLevelType w:val="multilevel"/>
    <w:tmpl w:val="4E941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>
    <w:nsid w:val="70332AD5"/>
    <w:multiLevelType w:val="hybridMultilevel"/>
    <w:tmpl w:val="625601D4"/>
    <w:lvl w:ilvl="0" w:tplc="35FA35F4">
      <w:start w:val="19"/>
      <w:numFmt w:val="bullet"/>
      <w:lvlText w:val="-"/>
      <w:lvlJc w:val="left"/>
      <w:pPr>
        <w:ind w:left="720" w:hanging="360"/>
      </w:pPr>
      <w:rPr>
        <w:rFonts w:ascii="Bamini" w:eastAsiaTheme="minorHAnsi" w:hAnsi="Bamin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722309E7"/>
    <w:multiLevelType w:val="multilevel"/>
    <w:tmpl w:val="2280F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>
    <w:nsid w:val="727E16BD"/>
    <w:multiLevelType w:val="multilevel"/>
    <w:tmpl w:val="FBBE4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>
    <w:nsid w:val="76DF09AB"/>
    <w:multiLevelType w:val="multilevel"/>
    <w:tmpl w:val="0EF65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>
    <w:nsid w:val="7AC11B57"/>
    <w:multiLevelType w:val="multilevel"/>
    <w:tmpl w:val="3A064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>
    <w:nsid w:val="7CD37B6B"/>
    <w:multiLevelType w:val="multilevel"/>
    <w:tmpl w:val="FE580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4"/>
  </w:num>
  <w:num w:numId="2">
    <w:abstractNumId w:val="13"/>
  </w:num>
  <w:num w:numId="3">
    <w:abstractNumId w:val="15"/>
  </w:num>
  <w:num w:numId="4">
    <w:abstractNumId w:val="18"/>
  </w:num>
  <w:num w:numId="5">
    <w:abstractNumId w:val="12"/>
  </w:num>
  <w:num w:numId="6">
    <w:abstractNumId w:val="6"/>
  </w:num>
  <w:num w:numId="7">
    <w:abstractNumId w:val="7"/>
  </w:num>
  <w:num w:numId="8">
    <w:abstractNumId w:val="2"/>
  </w:num>
  <w:num w:numId="9">
    <w:abstractNumId w:val="5"/>
  </w:num>
  <w:num w:numId="10">
    <w:abstractNumId w:val="11"/>
  </w:num>
  <w:num w:numId="11">
    <w:abstractNumId w:val="4"/>
  </w:num>
  <w:num w:numId="12">
    <w:abstractNumId w:val="0"/>
  </w:num>
  <w:num w:numId="13">
    <w:abstractNumId w:val="9"/>
  </w:num>
  <w:num w:numId="14">
    <w:abstractNumId w:val="19"/>
  </w:num>
  <w:num w:numId="15">
    <w:abstractNumId w:val="10"/>
  </w:num>
  <w:num w:numId="16">
    <w:abstractNumId w:val="17"/>
  </w:num>
  <w:num w:numId="17">
    <w:abstractNumId w:val="1"/>
  </w:num>
  <w:num w:numId="18">
    <w:abstractNumId w:val="16"/>
  </w:num>
  <w:num w:numId="19">
    <w:abstractNumId w:val="8"/>
  </w:num>
  <w:num w:numId="20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hideSpellingErrors/>
  <w:proofState w:grammar="clean"/>
  <w:defaultTabStop w:val="720"/>
  <w:characterSpacingControl w:val="doNotCompress"/>
  <w:compat/>
  <w:rsids>
    <w:rsidRoot w:val="00AD67A9"/>
    <w:rsid w:val="00057620"/>
    <w:rsid w:val="000643EA"/>
    <w:rsid w:val="000B232D"/>
    <w:rsid w:val="0011683E"/>
    <w:rsid w:val="00151151"/>
    <w:rsid w:val="001828AE"/>
    <w:rsid w:val="001B5AAC"/>
    <w:rsid w:val="002B3C7C"/>
    <w:rsid w:val="002E2FC5"/>
    <w:rsid w:val="00357976"/>
    <w:rsid w:val="00360925"/>
    <w:rsid w:val="00483975"/>
    <w:rsid w:val="00561482"/>
    <w:rsid w:val="00566506"/>
    <w:rsid w:val="00591185"/>
    <w:rsid w:val="005A0CC9"/>
    <w:rsid w:val="00615E38"/>
    <w:rsid w:val="0069613B"/>
    <w:rsid w:val="00752F8C"/>
    <w:rsid w:val="00866DF9"/>
    <w:rsid w:val="008B348C"/>
    <w:rsid w:val="009B0188"/>
    <w:rsid w:val="009B5F1C"/>
    <w:rsid w:val="009B6327"/>
    <w:rsid w:val="009E14E4"/>
    <w:rsid w:val="00A5586B"/>
    <w:rsid w:val="00A6210C"/>
    <w:rsid w:val="00AD1E41"/>
    <w:rsid w:val="00AD67A9"/>
    <w:rsid w:val="00AE0783"/>
    <w:rsid w:val="00B77964"/>
    <w:rsid w:val="00B932B6"/>
    <w:rsid w:val="00C8752B"/>
    <w:rsid w:val="00CD6FC7"/>
    <w:rsid w:val="00D06894"/>
    <w:rsid w:val="00D13220"/>
    <w:rsid w:val="00D6511A"/>
    <w:rsid w:val="00D92D55"/>
    <w:rsid w:val="00DA7F3E"/>
    <w:rsid w:val="00E52847"/>
    <w:rsid w:val="00E5400E"/>
    <w:rsid w:val="00E54DBA"/>
    <w:rsid w:val="00E6010E"/>
    <w:rsid w:val="00F06B42"/>
    <w:rsid w:val="00F57273"/>
    <w:rsid w:val="00F9658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D67A9"/>
  </w:style>
  <w:style w:type="paragraph" w:styleId="Heading2">
    <w:name w:val="heading 2"/>
    <w:basedOn w:val="Normal"/>
    <w:link w:val="Heading2Char"/>
    <w:uiPriority w:val="9"/>
    <w:qFormat/>
    <w:rsid w:val="00AD67A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D67A9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ListParagraph">
    <w:name w:val="List Paragraph"/>
    <w:basedOn w:val="Normal"/>
    <w:uiPriority w:val="34"/>
    <w:qFormat/>
    <w:rsid w:val="00AD67A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D67A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D67A9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AD67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783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4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9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46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08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20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76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22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33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27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65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91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00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78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84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42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68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66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84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93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78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1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7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63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3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49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5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25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78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98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98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70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316</TotalTime>
  <Pages>29</Pages>
  <Words>3499</Words>
  <Characters>19946</Characters>
  <Application>Microsoft Office Word</Application>
  <DocSecurity>0</DocSecurity>
  <Lines>166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 Corporation</Company>
  <LinksUpToDate>false</LinksUpToDate>
  <CharactersWithSpaces>23399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Corporate Edition</dc:creator>
  <cp:keywords/>
  <dc:description/>
  <cp:lastModifiedBy>Corporate Edition</cp:lastModifiedBy>
  <cp:revision>20</cp:revision>
  <dcterms:created xsi:type="dcterms:W3CDTF">2021-01-10T14:52:00Z</dcterms:created>
  <dcterms:modified xsi:type="dcterms:W3CDTF">2021-01-16T06:11:00Z</dcterms:modified>
</cp:coreProperties>
</file>