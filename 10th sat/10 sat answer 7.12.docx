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37F6" w:rsidRPr="002637F6" w:rsidRDefault="002637F6" w:rsidP="002637F6">
      <w:pPr>
        <w:spacing w:after="384" w:line="240" w:lineRule="auto"/>
        <w:jc w:val="center"/>
        <w:textAlignment w:val="baseline"/>
        <w:rPr>
          <w:rFonts w:ascii="Bamini" w:eastAsia="Times New Roman" w:hAnsi="Bamini" w:cs="Latha"/>
          <w:b/>
          <w:sz w:val="27"/>
          <w:szCs w:val="27"/>
        </w:rPr>
      </w:pPr>
      <w:proofErr w:type="spellStart"/>
      <w:r w:rsidRPr="002637F6">
        <w:rPr>
          <w:rFonts w:ascii="Bamini" w:eastAsia="Times New Roman" w:hAnsi="Bamini" w:cs="Latha"/>
          <w:b/>
          <w:sz w:val="27"/>
          <w:szCs w:val="27"/>
        </w:rPr>
        <w:t>MjH</w:t>
      </w:r>
      <w:proofErr w:type="spellEnd"/>
      <w:r w:rsidRPr="002637F6">
        <w:rPr>
          <w:rFonts w:ascii="Bamini" w:eastAsia="Times New Roman" w:hAnsi="Bamini" w:cs="Latha"/>
          <w:b/>
          <w:sz w:val="27"/>
          <w:szCs w:val="27"/>
        </w:rPr>
        <w:t xml:space="preserve">;\; </w:t>
      </w:r>
      <w:proofErr w:type="spellStart"/>
      <w:r w:rsidRPr="002637F6">
        <w:rPr>
          <w:rFonts w:ascii="Bamini" w:eastAsia="Times New Roman" w:hAnsi="Bamini" w:cs="Latha"/>
          <w:b/>
          <w:sz w:val="27"/>
          <w:szCs w:val="27"/>
        </w:rPr>
        <w:t>nkl;hpf</w:t>
      </w:r>
      <w:proofErr w:type="spellEnd"/>
      <w:r w:rsidRPr="002637F6">
        <w:rPr>
          <w:rFonts w:ascii="Bamini" w:eastAsia="Times New Roman" w:hAnsi="Bamini" w:cs="Latha"/>
          <w:b/>
          <w:sz w:val="27"/>
          <w:szCs w:val="27"/>
        </w:rPr>
        <w:t xml:space="preserve">; </w:t>
      </w:r>
      <w:proofErr w:type="spellStart"/>
      <w:r w:rsidRPr="002637F6">
        <w:rPr>
          <w:rFonts w:ascii="Bamini" w:eastAsia="Times New Roman" w:hAnsi="Bamini" w:cs="Latha"/>
          <w:b/>
          <w:sz w:val="27"/>
          <w:szCs w:val="27"/>
        </w:rPr>
        <w:t>Nkdpiyg</w:t>
      </w:r>
      <w:proofErr w:type="spellEnd"/>
      <w:r w:rsidRPr="002637F6">
        <w:rPr>
          <w:rFonts w:ascii="Bamini" w:eastAsia="Times New Roman" w:hAnsi="Bamini" w:cs="Latha"/>
          <w:b/>
          <w:sz w:val="27"/>
          <w:szCs w:val="27"/>
        </w:rPr>
        <w:t xml:space="preserve">; </w:t>
      </w:r>
      <w:proofErr w:type="spellStart"/>
      <w:r w:rsidRPr="002637F6">
        <w:rPr>
          <w:rFonts w:ascii="Bamini" w:eastAsia="Times New Roman" w:hAnsi="Bamini" w:cs="Latha"/>
          <w:b/>
          <w:sz w:val="27"/>
          <w:szCs w:val="27"/>
        </w:rPr>
        <w:t>gs;sp</w:t>
      </w:r>
      <w:proofErr w:type="spellEnd"/>
      <w:r w:rsidRPr="002637F6">
        <w:rPr>
          <w:rFonts w:ascii="Bamini" w:eastAsia="Times New Roman" w:hAnsi="Bamini" w:cs="Latha"/>
          <w:b/>
          <w:sz w:val="27"/>
          <w:szCs w:val="27"/>
        </w:rPr>
        <w:t xml:space="preserve"> </w:t>
      </w:r>
      <w:r w:rsidRPr="002637F6">
        <w:rPr>
          <w:rFonts w:ascii="Arial" w:eastAsia="Times New Roman" w:hAnsi="Arial" w:cs="Arial"/>
          <w:b/>
          <w:sz w:val="27"/>
          <w:szCs w:val="27"/>
        </w:rPr>
        <w:t>–</w:t>
      </w:r>
      <w:r w:rsidRPr="002637F6">
        <w:rPr>
          <w:rFonts w:ascii="Bamini" w:eastAsia="Times New Roman" w:hAnsi="Bamini" w:cs="Latha"/>
          <w:b/>
          <w:sz w:val="27"/>
          <w:szCs w:val="27"/>
        </w:rPr>
        <w:t xml:space="preserve"> </w:t>
      </w:r>
      <w:proofErr w:type="spellStart"/>
      <w:r w:rsidRPr="002637F6">
        <w:rPr>
          <w:rFonts w:ascii="Bamini" w:eastAsia="Times New Roman" w:hAnsi="Bamini" w:cs="Latha"/>
          <w:b/>
          <w:sz w:val="27"/>
          <w:szCs w:val="27"/>
        </w:rPr>
        <w:t>nghd;Ndhp</w:t>
      </w:r>
      <w:proofErr w:type="spellEnd"/>
    </w:p>
    <w:p w:rsidR="002637F6" w:rsidRPr="002637F6" w:rsidRDefault="002637F6" w:rsidP="000B7356">
      <w:pPr>
        <w:spacing w:after="384" w:line="240" w:lineRule="auto"/>
        <w:textAlignment w:val="baseline"/>
        <w:rPr>
          <w:rFonts w:ascii="Bamini" w:eastAsia="Times New Roman" w:hAnsi="Bamini" w:cs="Latha"/>
          <w:b/>
          <w:sz w:val="27"/>
          <w:szCs w:val="27"/>
        </w:rPr>
      </w:pPr>
      <w:proofErr w:type="spellStart"/>
      <w:proofErr w:type="gramStart"/>
      <w:r w:rsidRPr="002637F6">
        <w:rPr>
          <w:rFonts w:ascii="Bamini" w:eastAsia="Times New Roman" w:hAnsi="Bamini" w:cs="Latha"/>
          <w:b/>
          <w:sz w:val="27"/>
          <w:szCs w:val="27"/>
        </w:rPr>
        <w:t>tFg;</w:t>
      </w:r>
      <w:proofErr w:type="gramEnd"/>
      <w:r w:rsidRPr="002637F6">
        <w:rPr>
          <w:rFonts w:ascii="Bamini" w:eastAsia="Times New Roman" w:hAnsi="Bamini" w:cs="Latha"/>
          <w:b/>
          <w:sz w:val="27"/>
          <w:szCs w:val="27"/>
        </w:rPr>
        <w:t>G</w:t>
      </w:r>
      <w:proofErr w:type="spellEnd"/>
      <w:r w:rsidRPr="002637F6">
        <w:rPr>
          <w:rFonts w:ascii="Bamini" w:eastAsia="Times New Roman" w:hAnsi="Bamini" w:cs="Latha"/>
          <w:b/>
          <w:sz w:val="27"/>
          <w:szCs w:val="27"/>
        </w:rPr>
        <w:t xml:space="preserve"> </w:t>
      </w:r>
      <w:r w:rsidRPr="002637F6">
        <w:rPr>
          <w:rFonts w:ascii="Arial" w:eastAsia="Times New Roman" w:hAnsi="Arial" w:cs="Arial"/>
          <w:b/>
          <w:sz w:val="27"/>
          <w:szCs w:val="27"/>
        </w:rPr>
        <w:t>–</w:t>
      </w:r>
      <w:r w:rsidRPr="002637F6">
        <w:rPr>
          <w:rFonts w:ascii="Bamini" w:eastAsia="Times New Roman" w:hAnsi="Bamini" w:cs="Latha"/>
          <w:b/>
          <w:sz w:val="27"/>
          <w:szCs w:val="27"/>
        </w:rPr>
        <w:t xml:space="preserve"> 10 </w:t>
      </w:r>
      <w:r w:rsidRPr="002637F6">
        <w:rPr>
          <w:rFonts w:ascii="Bamini" w:eastAsia="Times New Roman" w:hAnsi="Bamini" w:cs="Latha"/>
          <w:b/>
          <w:sz w:val="27"/>
          <w:szCs w:val="27"/>
        </w:rPr>
        <w:tab/>
      </w:r>
      <w:r w:rsidRPr="002637F6">
        <w:rPr>
          <w:rFonts w:ascii="Bamini" w:eastAsia="Times New Roman" w:hAnsi="Bamini" w:cs="Latha"/>
          <w:b/>
          <w:sz w:val="27"/>
          <w:szCs w:val="27"/>
        </w:rPr>
        <w:tab/>
      </w:r>
      <w:r>
        <w:rPr>
          <w:rFonts w:ascii="Bamini" w:eastAsia="Times New Roman" w:hAnsi="Bamini" w:cs="Latha"/>
          <w:b/>
          <w:sz w:val="27"/>
          <w:szCs w:val="27"/>
        </w:rPr>
        <w:tab/>
      </w:r>
      <w:r>
        <w:rPr>
          <w:rFonts w:ascii="Bamini" w:eastAsia="Times New Roman" w:hAnsi="Bamini" w:cs="Latha"/>
          <w:b/>
          <w:sz w:val="27"/>
          <w:szCs w:val="27"/>
        </w:rPr>
        <w:tab/>
      </w:r>
      <w:r>
        <w:rPr>
          <w:rFonts w:ascii="Bamini" w:eastAsia="Times New Roman" w:hAnsi="Bamini" w:cs="Latha"/>
          <w:b/>
          <w:sz w:val="27"/>
          <w:szCs w:val="27"/>
        </w:rPr>
        <w:tab/>
      </w:r>
      <w:r>
        <w:rPr>
          <w:rFonts w:ascii="Bamini" w:eastAsia="Times New Roman" w:hAnsi="Bamini" w:cs="Latha"/>
          <w:b/>
          <w:sz w:val="27"/>
          <w:szCs w:val="27"/>
        </w:rPr>
        <w:tab/>
      </w:r>
      <w:r w:rsidRPr="002637F6">
        <w:rPr>
          <w:rFonts w:ascii="Bamini" w:eastAsia="Times New Roman" w:hAnsi="Bamini" w:cs="Latha"/>
          <w:b/>
          <w:sz w:val="27"/>
          <w:szCs w:val="27"/>
        </w:rPr>
        <w:tab/>
      </w:r>
      <w:r w:rsidRPr="002637F6">
        <w:rPr>
          <w:rFonts w:ascii="Bamini" w:eastAsia="Times New Roman" w:hAnsi="Bamini" w:cs="Latha"/>
          <w:b/>
          <w:sz w:val="27"/>
          <w:szCs w:val="27"/>
        </w:rPr>
        <w:tab/>
      </w:r>
      <w:proofErr w:type="spellStart"/>
      <w:r w:rsidRPr="002637F6">
        <w:rPr>
          <w:rFonts w:ascii="Bamini" w:eastAsia="Times New Roman" w:hAnsi="Bamini" w:cs="Latha"/>
          <w:b/>
          <w:sz w:val="27"/>
          <w:szCs w:val="27"/>
        </w:rPr>
        <w:t>ghlk</w:t>
      </w:r>
      <w:proofErr w:type="spellEnd"/>
      <w:r w:rsidRPr="002637F6">
        <w:rPr>
          <w:rFonts w:ascii="Bamini" w:eastAsia="Times New Roman" w:hAnsi="Bamini" w:cs="Latha"/>
          <w:b/>
          <w:sz w:val="27"/>
          <w:szCs w:val="27"/>
        </w:rPr>
        <w:t xml:space="preserve">; - </w:t>
      </w:r>
      <w:proofErr w:type="spellStart"/>
      <w:r w:rsidRPr="002637F6">
        <w:rPr>
          <w:rFonts w:ascii="Bamini" w:eastAsia="Times New Roman" w:hAnsi="Bamini" w:cs="Latha"/>
          <w:b/>
          <w:sz w:val="27"/>
          <w:szCs w:val="27"/>
        </w:rPr>
        <w:t>jkpo</w:t>
      </w:r>
      <w:proofErr w:type="spellEnd"/>
      <w:r w:rsidRPr="002637F6">
        <w:rPr>
          <w:rFonts w:ascii="Bamini" w:eastAsia="Times New Roman" w:hAnsi="Bamini" w:cs="Latha"/>
          <w:b/>
          <w:sz w:val="27"/>
          <w:szCs w:val="27"/>
        </w:rPr>
        <w:t xml:space="preserve">; </w:t>
      </w:r>
    </w:p>
    <w:p w:rsidR="00765652" w:rsidRPr="00765652" w:rsidRDefault="002637F6" w:rsidP="00765652">
      <w:pPr>
        <w:spacing w:after="384" w:line="240" w:lineRule="auto"/>
        <w:ind w:left="1440" w:firstLine="720"/>
        <w:jc w:val="center"/>
        <w:textAlignment w:val="baseline"/>
        <w:rPr>
          <w:rFonts w:ascii="Bamini" w:eastAsia="Times New Roman" w:hAnsi="Bamini" w:cs="Latha"/>
          <w:b/>
          <w:sz w:val="27"/>
          <w:szCs w:val="27"/>
        </w:rPr>
      </w:pPr>
      <w:proofErr w:type="spellStart"/>
      <w:proofErr w:type="gramStart"/>
      <w:r w:rsidRPr="002637F6">
        <w:rPr>
          <w:rFonts w:ascii="Bamini" w:eastAsia="Times New Roman" w:hAnsi="Bamini" w:cs="Latha"/>
          <w:b/>
          <w:sz w:val="27"/>
          <w:szCs w:val="27"/>
        </w:rPr>
        <w:t>tpilf;</w:t>
      </w:r>
      <w:proofErr w:type="gramEnd"/>
      <w:r w:rsidRPr="002637F6">
        <w:rPr>
          <w:rFonts w:ascii="Bamini" w:eastAsia="Times New Roman" w:hAnsi="Bamini" w:cs="Latha"/>
          <w:b/>
          <w:sz w:val="27"/>
          <w:szCs w:val="27"/>
        </w:rPr>
        <w:t>Fwpg;G</w:t>
      </w:r>
      <w:proofErr w:type="spellEnd"/>
      <w:r w:rsidR="00765652">
        <w:rPr>
          <w:rFonts w:ascii="Bamini" w:eastAsia="Times New Roman" w:hAnsi="Bamini" w:cs="Latha"/>
          <w:b/>
          <w:sz w:val="27"/>
          <w:szCs w:val="27"/>
        </w:rPr>
        <w:t xml:space="preserve"> -</w:t>
      </w:r>
      <w:r w:rsidR="00765652">
        <w:rPr>
          <w:rFonts w:ascii="Arial" w:hAnsi="Arial" w:cs="Arial"/>
          <w:b/>
          <w:sz w:val="24"/>
          <w:szCs w:val="24"/>
          <w:lang w:val="en-IN"/>
        </w:rPr>
        <w:t xml:space="preserve">SAT </w:t>
      </w:r>
      <w:r w:rsidR="00765652">
        <w:rPr>
          <w:rFonts w:ascii="Bamini" w:hAnsi="Bamini"/>
          <w:b/>
          <w:sz w:val="24"/>
          <w:szCs w:val="24"/>
          <w:lang w:val="en-IN"/>
        </w:rPr>
        <w:tab/>
      </w:r>
      <w:r w:rsidR="00765652">
        <w:rPr>
          <w:rFonts w:ascii="Bamini" w:hAnsi="Bamini"/>
          <w:b/>
          <w:sz w:val="24"/>
          <w:szCs w:val="24"/>
          <w:lang w:val="en-IN"/>
        </w:rPr>
        <w:tab/>
      </w:r>
      <w:r w:rsidR="00765652">
        <w:rPr>
          <w:rFonts w:ascii="Bamini" w:hAnsi="Bamini"/>
          <w:b/>
          <w:sz w:val="24"/>
          <w:szCs w:val="24"/>
          <w:lang w:val="en-IN"/>
        </w:rPr>
        <w:tab/>
      </w:r>
      <w:r w:rsidR="00765652">
        <w:rPr>
          <w:rFonts w:ascii="Bamini" w:hAnsi="Bamini"/>
          <w:b/>
          <w:sz w:val="24"/>
          <w:szCs w:val="24"/>
          <w:lang w:val="en-IN"/>
        </w:rPr>
        <w:tab/>
      </w:r>
      <w:r w:rsidR="00765652">
        <w:rPr>
          <w:rFonts w:ascii="Bamini" w:hAnsi="Bamini"/>
          <w:b/>
          <w:sz w:val="24"/>
          <w:szCs w:val="24"/>
          <w:lang w:val="en-IN"/>
        </w:rPr>
        <w:tab/>
      </w:r>
      <w:r w:rsidR="00765652">
        <w:rPr>
          <w:rFonts w:ascii="Bamini" w:hAnsi="Bamini"/>
          <w:b/>
          <w:sz w:val="24"/>
          <w:szCs w:val="24"/>
          <w:lang w:val="en-IN"/>
        </w:rPr>
        <w:tab/>
      </w:r>
    </w:p>
    <w:p w:rsidR="00765652" w:rsidRDefault="00765652" w:rsidP="00765652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 xml:space="preserve">m)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FWtpdhf</w:t>
      </w:r>
      <w:proofErr w:type="gramStart"/>
      <w:r>
        <w:rPr>
          <w:rFonts w:ascii="Bamini" w:hAnsi="Bamini"/>
          <w:b/>
          <w:sz w:val="24"/>
          <w:szCs w:val="24"/>
          <w:lang w:val="en-IN"/>
        </w:rPr>
        <w:t>;fSf</w:t>
      </w:r>
      <w:proofErr w:type="gramEnd"/>
      <w:r>
        <w:rPr>
          <w:rFonts w:ascii="Bamini" w:hAnsi="Bamini"/>
          <w:b/>
          <w:sz w:val="24"/>
          <w:szCs w:val="24"/>
          <w:lang w:val="en-IN"/>
        </w:rPr>
        <w:t>;F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tpilasp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(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vitNaDk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5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kl;Lk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>; )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 xml:space="preserve">5 </w:t>
      </w:r>
      <w:r>
        <w:rPr>
          <w:b/>
          <w:sz w:val="24"/>
          <w:szCs w:val="24"/>
          <w:lang w:val="en-IN"/>
        </w:rPr>
        <w:t>X 2 =10</w:t>
      </w:r>
      <w:r>
        <w:rPr>
          <w:rFonts w:ascii="Bamini" w:hAnsi="Bamini"/>
          <w:b/>
          <w:sz w:val="24"/>
          <w:szCs w:val="24"/>
          <w:lang w:val="en-IN"/>
        </w:rPr>
        <w:t xml:space="preserve"> </w:t>
      </w:r>
    </w:p>
    <w:p w:rsidR="00765652" w:rsidRDefault="00765652" w:rsidP="0076565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 xml:space="preserve">1.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jPtf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mzpapd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tiffs; </w:t>
      </w:r>
      <w:proofErr w:type="spellStart"/>
      <w:r>
        <w:rPr>
          <w:rFonts w:ascii="Bamini" w:hAnsi="Bamini"/>
          <w:sz w:val="24"/>
          <w:szCs w:val="24"/>
          <w:lang w:val="en-IN"/>
        </w:rPr>
        <w:t>ahit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765652" w:rsidRDefault="00765652" w:rsidP="00765652">
      <w:pPr>
        <w:rPr>
          <w:rFonts w:ascii="Bamini" w:hAnsi="Bamini"/>
          <w:sz w:val="24"/>
          <w:szCs w:val="24"/>
          <w:lang w:val="en-IN"/>
        </w:rPr>
      </w:pPr>
      <w:proofErr w:type="spellStart"/>
      <w:r>
        <w:rPr>
          <w:rFonts w:ascii="Bamini" w:hAnsi="Bamini"/>
          <w:sz w:val="24"/>
          <w:szCs w:val="24"/>
          <w:lang w:val="en-IN"/>
        </w:rPr>
        <w:t>Kjy</w:t>
      </w:r>
      <w:proofErr w:type="gramStart"/>
      <w:r>
        <w:rPr>
          <w:rFonts w:ascii="Bamini" w:hAnsi="Bamini"/>
          <w:sz w:val="24"/>
          <w:szCs w:val="24"/>
          <w:lang w:val="en-IN"/>
        </w:rPr>
        <w:t>;epiyj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jPtfk</w:t>
      </w:r>
      <w:proofErr w:type="spellEnd"/>
      <w:r>
        <w:rPr>
          <w:rFonts w:ascii="Bamini" w:hAnsi="Bamini"/>
          <w:sz w:val="24"/>
          <w:szCs w:val="24"/>
          <w:lang w:val="en-IN"/>
        </w:rPr>
        <w:t>;&gt; ,</w:t>
      </w:r>
      <w:proofErr w:type="spellStart"/>
      <w:r>
        <w:rPr>
          <w:rFonts w:ascii="Bamini" w:hAnsi="Bamini"/>
          <w:sz w:val="24"/>
          <w:szCs w:val="24"/>
          <w:lang w:val="en-IN"/>
        </w:rPr>
        <w:t>ilepiyj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jPtfk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;&gt; </w:t>
      </w:r>
      <w:proofErr w:type="spellStart"/>
      <w:r>
        <w:rPr>
          <w:rFonts w:ascii="Bamini" w:hAnsi="Bamini"/>
          <w:sz w:val="24"/>
          <w:szCs w:val="24"/>
          <w:lang w:val="en-IN"/>
        </w:rPr>
        <w:t>filepiyj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jPtfk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765652" w:rsidRDefault="00765652" w:rsidP="0076565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2. </w:t>
      </w:r>
      <w:proofErr w:type="spellStart"/>
      <w:r>
        <w:rPr>
          <w:rFonts w:ascii="Bamini" w:hAnsi="Bamini"/>
          <w:sz w:val="24"/>
          <w:szCs w:val="24"/>
          <w:lang w:val="en-IN"/>
        </w:rPr>
        <w:t>ehd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vOJtjw;F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xU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J}</w:t>
      </w:r>
      <w:proofErr w:type="spellStart"/>
      <w:r>
        <w:rPr>
          <w:rFonts w:ascii="Bamini" w:hAnsi="Bamini"/>
          <w:sz w:val="24"/>
          <w:szCs w:val="24"/>
          <w:lang w:val="en-IN"/>
        </w:rPr>
        <w:t>z;LjYk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mjw;Fhpa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fhuzKk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cz;L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- ,</w:t>
      </w:r>
      <w:proofErr w:type="spellStart"/>
      <w:r>
        <w:rPr>
          <w:rFonts w:ascii="Bamini" w:hAnsi="Bamini"/>
          <w:sz w:val="24"/>
          <w:szCs w:val="24"/>
          <w:lang w:val="en-IN"/>
        </w:rPr>
        <w:t>j;njhliu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,U </w:t>
      </w:r>
      <w:proofErr w:type="spellStart"/>
      <w:r>
        <w:rPr>
          <w:rFonts w:ascii="Bamini" w:hAnsi="Bamini"/>
          <w:sz w:val="24"/>
          <w:szCs w:val="24"/>
          <w:lang w:val="en-IN"/>
        </w:rPr>
        <w:t>njhlHfshf;Ff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765652" w:rsidRPr="000B7356" w:rsidRDefault="00765652" w:rsidP="00765652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நான்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எழுதுவதற்குத்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தூண்டுதல்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ஒன்றுண்டு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>.</w:t>
      </w:r>
    </w:p>
    <w:p w:rsidR="00765652" w:rsidRPr="000B7356" w:rsidRDefault="00765652" w:rsidP="00765652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நான்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எழுதுவதற்குத்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தூண்டுதலுக்குரிய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காரணமும்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ஒன்றுண்டு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>.</w:t>
      </w:r>
    </w:p>
    <w:p w:rsidR="00765652" w:rsidRDefault="00765652" w:rsidP="00765652">
      <w:pPr>
        <w:rPr>
          <w:rFonts w:ascii="Bamini" w:hAnsi="Bamini"/>
          <w:sz w:val="24"/>
          <w:szCs w:val="24"/>
          <w:lang w:val="en-IN"/>
        </w:rPr>
      </w:pPr>
    </w:p>
    <w:p w:rsidR="00765652" w:rsidRDefault="00765652" w:rsidP="0076565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3. </w:t>
      </w:r>
      <w:r>
        <w:rPr>
          <w:rFonts w:ascii="Arial" w:hAnsi="Arial" w:cs="Arial"/>
          <w:sz w:val="24"/>
          <w:szCs w:val="24"/>
          <w:lang w:val="en-IN"/>
        </w:rPr>
        <w:t>‘</w:t>
      </w:r>
      <w:proofErr w:type="spellStart"/>
      <w:r>
        <w:rPr>
          <w:rFonts w:ascii="Bamini" w:hAnsi="Bamini"/>
          <w:sz w:val="24"/>
          <w:szCs w:val="24"/>
          <w:lang w:val="en-IN"/>
        </w:rPr>
        <w:t>fha;kzp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ahF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Kd;dHf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fha;e;njdf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fha;e;Njhd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  <w:r>
        <w:rPr>
          <w:rFonts w:ascii="Arial" w:hAnsi="Arial" w:cs="Arial"/>
          <w:sz w:val="24"/>
          <w:szCs w:val="24"/>
          <w:lang w:val="en-IN"/>
        </w:rPr>
        <w:t>’</w:t>
      </w:r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ctik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czHj;Jk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fUj;J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ahJ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A41B1C" w:rsidRPr="002637F6" w:rsidRDefault="00A41B1C" w:rsidP="00A41B1C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உவமை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>: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br/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இளம்பயிர்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நெல்மணி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காணும்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முன்னே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மழையின்றி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வாழக்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காய்தல்</w:t>
      </w:r>
      <w:proofErr w:type="spellEnd"/>
    </w:p>
    <w:p w:rsidR="00A41B1C" w:rsidRPr="002637F6" w:rsidRDefault="00A41B1C" w:rsidP="00A41B1C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உவமை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உணர்த்தும்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கருத்து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>: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br/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கருணையனாகிய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நான்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என்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தாயார்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எலிசபெத்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அவர்களை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இழந்து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வாடுகின்றேன்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>.</w:t>
      </w:r>
    </w:p>
    <w:p w:rsidR="00765652" w:rsidRDefault="00765652" w:rsidP="0076565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4.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md;</w:t>
      </w:r>
      <w:proofErr w:type="gramEnd"/>
      <w:r>
        <w:rPr>
          <w:rFonts w:ascii="Bamini" w:hAnsi="Bamini"/>
          <w:sz w:val="24"/>
          <w:szCs w:val="24"/>
          <w:lang w:val="en-IN"/>
        </w:rPr>
        <w:t>Gk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mwDk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cilj;jhapd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y;tho;f;if</w:t>
      </w:r>
      <w:proofErr w:type="spellEnd"/>
    </w:p>
    <w:p w:rsidR="00765652" w:rsidRDefault="00765652" w:rsidP="00765652">
      <w:pPr>
        <w:rPr>
          <w:rFonts w:ascii="Bamini" w:hAnsi="Bamini"/>
          <w:sz w:val="24"/>
          <w:szCs w:val="24"/>
          <w:lang w:val="en-IN"/>
        </w:rPr>
      </w:pPr>
      <w:proofErr w:type="spellStart"/>
      <w:r>
        <w:rPr>
          <w:rFonts w:ascii="Bamini" w:hAnsi="Bamini"/>
          <w:sz w:val="24"/>
          <w:szCs w:val="24"/>
          <w:lang w:val="en-IN"/>
        </w:rPr>
        <w:t>gz;Gk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gaDk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mJ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- ,</w:t>
      </w:r>
      <w:proofErr w:type="spellStart"/>
      <w:r>
        <w:rPr>
          <w:rFonts w:ascii="Bamini" w:hAnsi="Bamini"/>
          <w:sz w:val="24"/>
          <w:szCs w:val="24"/>
          <w:lang w:val="en-IN"/>
        </w:rPr>
        <w:t>f;Fwspy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gapd;W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te;Js;s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mzpapd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yf;fzk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ahJ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A41B1C" w:rsidRDefault="00A41B1C" w:rsidP="0076565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  <w:t>,</w:t>
      </w:r>
      <w:proofErr w:type="spellStart"/>
      <w:r>
        <w:rPr>
          <w:rFonts w:ascii="Bamini" w:hAnsi="Bamini"/>
          <w:sz w:val="24"/>
          <w:szCs w:val="24"/>
          <w:lang w:val="en-IN"/>
        </w:rPr>
        <w:t>f;Fwspy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md;Gk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mwDk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nrhw;fis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thpirahf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epWj;jp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gz;Gk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gaDk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nrhw;fis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Kiwglf</w:t>
      </w:r>
      <w:proofErr w:type="spellEnd"/>
      <w:r>
        <w:rPr>
          <w:rFonts w:ascii="Bamini" w:hAnsi="Bamini"/>
          <w:sz w:val="24"/>
          <w:szCs w:val="24"/>
          <w:lang w:val="en-IN"/>
        </w:rPr>
        <w:t>; $</w:t>
      </w:r>
      <w:proofErr w:type="spellStart"/>
      <w:r>
        <w:rPr>
          <w:rFonts w:ascii="Bamini" w:hAnsi="Bamini"/>
          <w:sz w:val="24"/>
          <w:szCs w:val="24"/>
          <w:lang w:val="en-IN"/>
        </w:rPr>
        <w:t>wpAs;sikahy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,J </w:t>
      </w:r>
      <w:proofErr w:type="spellStart"/>
      <w:r>
        <w:rPr>
          <w:rFonts w:ascii="Bamini" w:hAnsi="Bamini"/>
          <w:sz w:val="24"/>
          <w:szCs w:val="24"/>
          <w:lang w:val="en-IN"/>
        </w:rPr>
        <w:t>epuy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epiw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mzp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MFk</w:t>
      </w:r>
      <w:proofErr w:type="spellEnd"/>
      <w:r>
        <w:rPr>
          <w:rFonts w:ascii="Bamini" w:hAnsi="Bamini"/>
          <w:sz w:val="24"/>
          <w:szCs w:val="24"/>
          <w:lang w:val="en-IN"/>
        </w:rPr>
        <w:t>;.</w:t>
      </w:r>
    </w:p>
    <w:p w:rsidR="00765652" w:rsidRDefault="00765652" w:rsidP="0076565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5. </w:t>
      </w:r>
      <w:r>
        <w:rPr>
          <w:rFonts w:ascii="Arial" w:hAnsi="Arial" w:cs="Arial"/>
          <w:sz w:val="24"/>
          <w:szCs w:val="24"/>
          <w:lang w:val="en-IN"/>
        </w:rPr>
        <w:t>‘</w:t>
      </w:r>
      <w:proofErr w:type="spellStart"/>
      <w:r>
        <w:rPr>
          <w:rFonts w:ascii="Bamini" w:hAnsi="Bamini"/>
          <w:sz w:val="24"/>
          <w:szCs w:val="24"/>
          <w:lang w:val="en-IN"/>
        </w:rPr>
        <w:t>tho;tpy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jiyf;fdk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  <w:r>
        <w:rPr>
          <w:rFonts w:ascii="Arial" w:hAnsi="Arial" w:cs="Arial"/>
          <w:sz w:val="24"/>
          <w:szCs w:val="24"/>
          <w:lang w:val="en-IN"/>
        </w:rPr>
        <w:t>’</w:t>
      </w:r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Arial" w:hAnsi="Arial" w:cs="Arial"/>
          <w:sz w:val="24"/>
          <w:szCs w:val="24"/>
          <w:lang w:val="en-IN"/>
        </w:rPr>
        <w:t>‘</w:t>
      </w:r>
      <w:proofErr w:type="spellStart"/>
      <w:r>
        <w:rPr>
          <w:rFonts w:ascii="Bamini" w:hAnsi="Bamini"/>
          <w:sz w:val="24"/>
          <w:szCs w:val="24"/>
          <w:lang w:val="en-IN"/>
        </w:rPr>
        <w:t>jiyf;fdNk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tho;T</w:t>
      </w:r>
      <w:proofErr w:type="spellEnd"/>
      <w:r>
        <w:rPr>
          <w:rFonts w:ascii="Arial" w:hAnsi="Arial" w:cs="Arial"/>
          <w:sz w:val="24"/>
          <w:szCs w:val="24"/>
          <w:lang w:val="en-IN"/>
        </w:rPr>
        <w:t>’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eh$H&amp;kp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ahUila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tho;itf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Fwpj;Jf</w:t>
      </w:r>
      <w:proofErr w:type="spellEnd"/>
      <w:r>
        <w:rPr>
          <w:rFonts w:ascii="Bamini" w:hAnsi="Bamini"/>
          <w:sz w:val="24"/>
          <w:szCs w:val="24"/>
          <w:lang w:val="en-IN"/>
        </w:rPr>
        <w:t>; $</w:t>
      </w:r>
      <w:proofErr w:type="spellStart"/>
      <w:r>
        <w:rPr>
          <w:rFonts w:ascii="Bamini" w:hAnsi="Bamini"/>
          <w:sz w:val="24"/>
          <w:szCs w:val="24"/>
          <w:lang w:val="en-IN"/>
        </w:rPr>
        <w:t>WfpwhH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A41B1C" w:rsidRDefault="00A41B1C" w:rsidP="00A41B1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proofErr w:type="gramStart"/>
      <w:r>
        <w:rPr>
          <w:rFonts w:ascii="Segoe UI" w:hAnsi="Segoe UI" w:cs="Segoe UI"/>
          <w:color w:val="3A3A3A"/>
          <w:sz w:val="27"/>
          <w:szCs w:val="27"/>
        </w:rPr>
        <w:lastRenderedPageBreak/>
        <w:t>“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வாழ்வில்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தலைக்கனம்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(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அகந்தை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)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பிடித்தவர்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இடையில்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ஏழ்மை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காரணமாகித்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தலையில்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கல்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சுமந்து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தலைக்கனமாகவே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வாழ்கிறாள்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சித்தாள்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</w:p>
    <w:p w:rsidR="00765652" w:rsidRDefault="00765652" w:rsidP="0076565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6.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epuy;</w:t>
      </w:r>
      <w:proofErr w:type="gramEnd"/>
      <w:r>
        <w:rPr>
          <w:rFonts w:ascii="Bamini" w:hAnsi="Bamini"/>
          <w:sz w:val="24"/>
          <w:szCs w:val="24"/>
          <w:lang w:val="en-IN"/>
        </w:rPr>
        <w:t>epiw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mzp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vd;why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vd;d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A41B1C" w:rsidRDefault="00A41B1C" w:rsidP="00765652">
      <w:pPr>
        <w:rPr>
          <w:rFonts w:ascii="Bamini" w:hAnsi="Bamini"/>
          <w:sz w:val="24"/>
          <w:szCs w:val="24"/>
          <w:lang w:val="en-IN"/>
        </w:rPr>
      </w:pPr>
      <w:proofErr w:type="spellStart"/>
      <w:r>
        <w:rPr>
          <w:rFonts w:ascii="Bamini" w:hAnsi="Bamini"/>
          <w:sz w:val="24"/>
          <w:szCs w:val="24"/>
          <w:lang w:val="en-IN"/>
        </w:rPr>
        <w:t>nrhy;iyAk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nghUisAk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thpirahf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epWj;jp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mt;thpirg;gbNa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,</w:t>
      </w:r>
      <w:proofErr w:type="spellStart"/>
      <w:r>
        <w:rPr>
          <w:rFonts w:ascii="Bamini" w:hAnsi="Bamini"/>
          <w:sz w:val="24"/>
          <w:szCs w:val="24"/>
          <w:lang w:val="en-IN"/>
        </w:rPr>
        <w:t>izj;Jg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nghUs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nfhs;tJ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epuy;epiw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mzp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vdg;gLk</w:t>
      </w:r>
      <w:proofErr w:type="spellEnd"/>
      <w:r>
        <w:rPr>
          <w:rFonts w:ascii="Bamini" w:hAnsi="Bamini"/>
          <w:sz w:val="24"/>
          <w:szCs w:val="24"/>
          <w:lang w:val="en-IN"/>
        </w:rPr>
        <w:t>;.</w:t>
      </w:r>
    </w:p>
    <w:p w:rsidR="00765652" w:rsidRDefault="00765652" w:rsidP="0076565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7; </w:t>
      </w:r>
      <w:proofErr w:type="spellStart"/>
      <w:r>
        <w:rPr>
          <w:rFonts w:ascii="Bamini" w:hAnsi="Bamini"/>
          <w:sz w:val="24"/>
          <w:szCs w:val="24"/>
          <w:lang w:val="en-IN"/>
        </w:rPr>
        <w:t>Njk</w:t>
      </w:r>
      <w:proofErr w:type="gramStart"/>
      <w:r>
        <w:rPr>
          <w:rFonts w:ascii="Bamini" w:hAnsi="Bamini"/>
          <w:sz w:val="24"/>
          <w:szCs w:val="24"/>
          <w:lang w:val="en-IN"/>
        </w:rPr>
        <w:t>;ghtzp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ghliy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,</w:t>
      </w:r>
      <w:proofErr w:type="spellStart"/>
      <w:r>
        <w:rPr>
          <w:rFonts w:ascii="Bamini" w:hAnsi="Bamini"/>
          <w:sz w:val="24"/>
          <w:szCs w:val="24"/>
          <w:lang w:val="en-IN"/>
        </w:rPr>
        <w:t>aw;wpatH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ahH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A41B1C" w:rsidRDefault="00A41B1C" w:rsidP="00765652">
      <w:pPr>
        <w:rPr>
          <w:rFonts w:ascii="Bamini" w:hAnsi="Bamini"/>
          <w:sz w:val="24"/>
          <w:szCs w:val="24"/>
          <w:lang w:val="en-IN"/>
        </w:rPr>
      </w:pP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tPukhKdptH</w:t>
      </w:r>
      <w:proofErr w:type="spellEnd"/>
      <w:proofErr w:type="gramEnd"/>
    </w:p>
    <w:p w:rsidR="00765652" w:rsidRDefault="00765652" w:rsidP="00765652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 xml:space="preserve">M) </w:t>
      </w:r>
      <w:proofErr w:type="spellStart"/>
      <w:proofErr w:type="gramStart"/>
      <w:r>
        <w:rPr>
          <w:rFonts w:ascii="Bamini" w:hAnsi="Bamini"/>
          <w:b/>
          <w:sz w:val="24"/>
          <w:szCs w:val="24"/>
          <w:lang w:val="en-IN"/>
        </w:rPr>
        <w:t>rpWtpdhf;</w:t>
      </w:r>
      <w:proofErr w:type="gramEnd"/>
      <w:r>
        <w:rPr>
          <w:rFonts w:ascii="Bamini" w:hAnsi="Bamini"/>
          <w:b/>
          <w:sz w:val="24"/>
          <w:szCs w:val="24"/>
          <w:lang w:val="en-IN"/>
        </w:rPr>
        <w:t>fSf;F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tpilasp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(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vitNaDk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3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kl;Lk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>; )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 xml:space="preserve">3 </w:t>
      </w:r>
      <w:r>
        <w:rPr>
          <w:b/>
          <w:sz w:val="24"/>
          <w:szCs w:val="24"/>
          <w:lang w:val="en-IN"/>
        </w:rPr>
        <w:t>X 5 =</w:t>
      </w:r>
      <w:r>
        <w:rPr>
          <w:rFonts w:ascii="Bamini" w:hAnsi="Bamini"/>
          <w:b/>
          <w:sz w:val="24"/>
          <w:szCs w:val="24"/>
          <w:lang w:val="en-IN"/>
        </w:rPr>
        <w:t xml:space="preserve"> 15</w:t>
      </w:r>
      <w:r>
        <w:rPr>
          <w:rFonts w:ascii="Bamini" w:hAnsi="Bamini"/>
          <w:b/>
          <w:sz w:val="24"/>
          <w:szCs w:val="24"/>
          <w:lang w:val="en-IN"/>
        </w:rPr>
        <w:tab/>
      </w:r>
    </w:p>
    <w:p w:rsidR="00765652" w:rsidRDefault="00765652" w:rsidP="0076565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8. </w:t>
      </w:r>
      <w:r>
        <w:rPr>
          <w:rFonts w:ascii="Arial" w:hAnsi="Arial" w:cs="Arial"/>
          <w:sz w:val="24"/>
          <w:szCs w:val="24"/>
          <w:lang w:val="en-IN"/>
        </w:rPr>
        <w:t>‘</w:t>
      </w:r>
      <w:proofErr w:type="spellStart"/>
      <w:r>
        <w:rPr>
          <w:rFonts w:ascii="Bamini" w:hAnsi="Bamini"/>
          <w:sz w:val="24"/>
          <w:szCs w:val="24"/>
          <w:lang w:val="en-IN"/>
        </w:rPr>
        <w:t>rpj</w:t>
      </w:r>
      <w:proofErr w:type="gramStart"/>
      <w:r>
        <w:rPr>
          <w:rFonts w:ascii="Bamini" w:hAnsi="Bamini"/>
          <w:sz w:val="24"/>
          <w:szCs w:val="24"/>
          <w:lang w:val="en-IN"/>
        </w:rPr>
        <w:t>;jhspd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kdr;Rikfs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nrq;fw;fs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mwpahJ</w:t>
      </w:r>
      <w:proofErr w:type="spellEnd"/>
      <w:r>
        <w:rPr>
          <w:rFonts w:ascii="Arial" w:hAnsi="Arial" w:cs="Arial"/>
          <w:sz w:val="24"/>
          <w:szCs w:val="24"/>
          <w:lang w:val="en-IN"/>
        </w:rPr>
        <w:t>’</w:t>
      </w:r>
      <w:r>
        <w:rPr>
          <w:rFonts w:ascii="Bamini" w:hAnsi="Bamini"/>
          <w:sz w:val="24"/>
          <w:szCs w:val="24"/>
          <w:lang w:val="en-IN"/>
        </w:rPr>
        <w:t xml:space="preserve"> - ,</w:t>
      </w:r>
      <w:proofErr w:type="spellStart"/>
      <w:r>
        <w:rPr>
          <w:rFonts w:ascii="Bamini" w:hAnsi="Bamini"/>
          <w:sz w:val="24"/>
          <w:szCs w:val="24"/>
          <w:lang w:val="en-IN"/>
        </w:rPr>
        <w:t>lQ;Rl;bg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nghUs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jUf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A41B1C" w:rsidRDefault="00A41B1C" w:rsidP="00A41B1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proofErr w:type="spellStart"/>
      <w:r>
        <w:rPr>
          <w:rFonts w:ascii="Latha" w:hAnsi="Latha" w:cs="Latha"/>
          <w:color w:val="3A3A3A"/>
          <w:sz w:val="27"/>
          <w:szCs w:val="27"/>
        </w:rPr>
        <w:t>இடம்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சுட்டல்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>: “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சித்தாளு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”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என்னும்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தலைப்பில்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நாகூர்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ரூமி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எழுதியுள்ள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கவிதையில்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இவ்வடி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இடம்பெற்றுள்ளது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>.</w:t>
      </w:r>
    </w:p>
    <w:p w:rsidR="00A41B1C" w:rsidRDefault="00A41B1C" w:rsidP="00A41B1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proofErr w:type="spellStart"/>
      <w:r>
        <w:rPr>
          <w:rFonts w:ascii="Latha" w:hAnsi="Latha" w:cs="Latha"/>
          <w:color w:val="3A3A3A"/>
          <w:sz w:val="27"/>
          <w:szCs w:val="27"/>
        </w:rPr>
        <w:t>பொருள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்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: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சித்தாளின்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துன்பங்களைச்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செங்கற்கள்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அறிவது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இல்லை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>.</w:t>
      </w:r>
    </w:p>
    <w:p w:rsidR="00A41B1C" w:rsidRDefault="00A41B1C" w:rsidP="00A41B1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proofErr w:type="spellStart"/>
      <w:r>
        <w:rPr>
          <w:rFonts w:ascii="Latha" w:hAnsi="Latha" w:cs="Latha"/>
          <w:color w:val="3A3A3A"/>
          <w:sz w:val="27"/>
          <w:szCs w:val="27"/>
        </w:rPr>
        <w:t>விளக்கம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்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: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அடுத்த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வேளை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உணவுக்காக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சுமைகளை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இறக்காமல்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சுமக்கும்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இவர்களின்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மரணம்கூட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சிறிதளவே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சலனத்தை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ஏற்படுத்தும்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. </w:t>
      </w:r>
      <w:proofErr w:type="spellStart"/>
      <w:proofErr w:type="gramStart"/>
      <w:r>
        <w:rPr>
          <w:rFonts w:ascii="Latha" w:hAnsi="Latha" w:cs="Latha"/>
          <w:color w:val="3A3A3A"/>
          <w:sz w:val="27"/>
          <w:szCs w:val="27"/>
        </w:rPr>
        <w:t>பல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இன்னல்களின்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நடுவே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தன்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வாழ்வைத்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தொலைக்காதிருக்க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சுமை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சுமக்கும்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சித்தாள்களின்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மனச்சுமையைச்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செங்கற்களும்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கற்களும்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spellStart"/>
      <w:r>
        <w:rPr>
          <w:rFonts w:ascii="Latha" w:hAnsi="Latha" w:cs="Latha"/>
          <w:color w:val="3A3A3A"/>
          <w:sz w:val="27"/>
          <w:szCs w:val="27"/>
        </w:rPr>
        <w:t>அறியாது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</w:p>
    <w:p w:rsidR="00765652" w:rsidRDefault="00765652" w:rsidP="0076565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9. n[</w:t>
      </w:r>
      <w:proofErr w:type="spellStart"/>
      <w:r>
        <w:rPr>
          <w:rFonts w:ascii="Bamini" w:hAnsi="Bamini"/>
          <w:sz w:val="24"/>
          <w:szCs w:val="24"/>
          <w:lang w:val="en-IN"/>
        </w:rPr>
        <w:t>afhe;jd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fijkhe;jHfspd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rpwe;j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$</w:t>
      </w:r>
      <w:proofErr w:type="spellStart"/>
      <w:r>
        <w:rPr>
          <w:rFonts w:ascii="Bamini" w:hAnsi="Bamini"/>
          <w:sz w:val="24"/>
          <w:szCs w:val="24"/>
          <w:lang w:val="en-IN"/>
        </w:rPr>
        <w:t>Wfisf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Fwpg;gplj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jtWtjpy;iy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mNrhfkpj;jpud</w:t>
      </w:r>
      <w:proofErr w:type="spellEnd"/>
      <w:r>
        <w:rPr>
          <w:rFonts w:ascii="Bamini" w:hAnsi="Bamini"/>
          <w:sz w:val="24"/>
          <w:szCs w:val="24"/>
          <w:lang w:val="en-IN"/>
        </w:rPr>
        <w:t>; $</w:t>
      </w:r>
      <w:proofErr w:type="spellStart"/>
      <w:r>
        <w:rPr>
          <w:rFonts w:ascii="Bamini" w:hAnsi="Bamini"/>
          <w:sz w:val="24"/>
          <w:szCs w:val="24"/>
          <w:lang w:val="en-IN"/>
        </w:rPr>
        <w:t>WfpwhH</w:t>
      </w:r>
      <w:proofErr w:type="spellEnd"/>
      <w:r>
        <w:rPr>
          <w:rFonts w:ascii="Bamini" w:hAnsi="Bamini"/>
          <w:sz w:val="24"/>
          <w:szCs w:val="24"/>
          <w:lang w:val="en-IN"/>
        </w:rPr>
        <w:t>. ,f;$</w:t>
      </w:r>
      <w:proofErr w:type="spellStart"/>
      <w:r>
        <w:rPr>
          <w:rFonts w:ascii="Bamini" w:hAnsi="Bamini"/>
          <w:sz w:val="24"/>
          <w:szCs w:val="24"/>
          <w:lang w:val="en-IN"/>
        </w:rPr>
        <w:t>w;iw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nka;g;gpf;Fk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nray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xd;iwj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r>
        <w:rPr>
          <w:rFonts w:ascii="Arial" w:hAnsi="Arial" w:cs="Arial"/>
          <w:sz w:val="24"/>
          <w:szCs w:val="24"/>
          <w:lang w:val="en-IN"/>
        </w:rPr>
        <w:t>‘</w:t>
      </w:r>
      <w:proofErr w:type="spellStart"/>
      <w:r>
        <w:rPr>
          <w:rFonts w:ascii="Bamini" w:hAnsi="Bamini"/>
          <w:sz w:val="24"/>
          <w:szCs w:val="24"/>
          <w:lang w:val="en-IN"/>
        </w:rPr>
        <w:t>jHf;fj;jpw;F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mg;ghy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  <w:r>
        <w:rPr>
          <w:rFonts w:ascii="Arial" w:hAnsi="Arial" w:cs="Arial"/>
          <w:sz w:val="24"/>
          <w:szCs w:val="24"/>
          <w:lang w:val="en-IN"/>
        </w:rPr>
        <w:t>’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fij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khe;jH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thapyhf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tpsf;Ff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. </w:t>
      </w:r>
    </w:p>
    <w:p w:rsidR="00A41B1C" w:rsidRPr="000B7356" w:rsidRDefault="00A41B1C" w:rsidP="00A41B1C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</w:rPr>
      </w:pPr>
      <w:r w:rsidRPr="000B7356">
        <w:rPr>
          <w:rFonts w:ascii="Times New Roman" w:eastAsia="Times New Roman" w:hAnsi="Times New Roman" w:cs="Times New Roman"/>
          <w:sz w:val="27"/>
          <w:szCs w:val="27"/>
        </w:rPr>
        <w:t>“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தர்க்கத்திற்கு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அப்பால்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”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கதை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மாந்தர்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>: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br/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கண்ணில்லாத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பிச்சைக்காரன்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தர்மம்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செய்தவன்</w:t>
      </w:r>
      <w:proofErr w:type="spellEnd"/>
    </w:p>
    <w:p w:rsidR="00A41B1C" w:rsidRPr="000B7356" w:rsidRDefault="00A41B1C" w:rsidP="00A41B1C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 w:rsidRPr="000B7356">
        <w:rPr>
          <w:rFonts w:ascii="Latha" w:eastAsia="Times New Roman" w:hAnsi="Latha" w:cs="Latha"/>
          <w:sz w:val="27"/>
          <w:szCs w:val="27"/>
        </w:rPr>
        <w:lastRenderedPageBreak/>
        <w:t>மாந்தர்களின்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சிறப்புக்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கூறி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மெய்ப்பிக்கும்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செயல்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>:</w:t>
      </w:r>
      <w:r w:rsidRPr="000B7356">
        <w:rPr>
          <w:rFonts w:ascii="Times New Roman" w:eastAsia="Times New Roman" w:hAnsi="Times New Roman" w:cs="Times New Roman"/>
          <w:sz w:val="27"/>
          <w:szCs w:val="27"/>
        </w:rPr>
        <w:br/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இரயில்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நிலையத்திற்கு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வெளியே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இருந்த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கண்ணில்லாத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பிச்சைக்காரனுக்கு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இரண்டணாவை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அவர்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போட்டார்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. </w:t>
      </w:r>
      <w:proofErr w:type="spellStart"/>
      <w:proofErr w:type="gramStart"/>
      <w:r w:rsidRPr="000B7356">
        <w:rPr>
          <w:rFonts w:ascii="Latha" w:eastAsia="Times New Roman" w:hAnsi="Latha" w:cs="Latha"/>
          <w:sz w:val="27"/>
          <w:szCs w:val="27"/>
        </w:rPr>
        <w:t>அதைப்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பெற்றுக்கொண்டவர்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கைகள்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குவித்து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>, ‘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சாமி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நீங்கபோற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வழிக்கெல்லாம்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புண்ணியம்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உண்டு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என்று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வாழ்த்தினான்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>.</w:t>
      </w:r>
      <w:proofErr w:type="gram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proofErr w:type="gramStart"/>
      <w:r w:rsidRPr="000B7356">
        <w:rPr>
          <w:rFonts w:ascii="Latha" w:eastAsia="Times New Roman" w:hAnsi="Latha" w:cs="Latha"/>
          <w:sz w:val="27"/>
          <w:szCs w:val="27"/>
        </w:rPr>
        <w:t>அந்தப்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பிச்சைக்காரனுக்குத்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தர்மம்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செய்யாமல்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இருந்திருந்தாலோ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அல்லது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தர்மம்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செய்த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ஓரணாவை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எடுத்துச்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சென்றிருந்தாலோ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>?</w:t>
      </w:r>
      <w:proofErr w:type="gram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proofErr w:type="gramStart"/>
      <w:r w:rsidRPr="000B7356">
        <w:rPr>
          <w:rFonts w:ascii="Latha" w:eastAsia="Times New Roman" w:hAnsi="Latha" w:cs="Latha"/>
          <w:sz w:val="27"/>
          <w:szCs w:val="27"/>
        </w:rPr>
        <w:t>விபத்துக்குள்ளான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இரயிலில்தான்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சென்றிருப்பான்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>.</w:t>
      </w:r>
      <w:proofErr w:type="gram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proofErr w:type="gramStart"/>
      <w:r w:rsidRPr="000B7356">
        <w:rPr>
          <w:rFonts w:ascii="Latha" w:eastAsia="Times New Roman" w:hAnsi="Latha" w:cs="Latha"/>
          <w:sz w:val="27"/>
          <w:szCs w:val="27"/>
        </w:rPr>
        <w:t>தர்மம்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தலைகாக்கும்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என்பதைத்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தர்மம்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செய்தவன்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உணர்ந்தான்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>.</w:t>
      </w:r>
      <w:proofErr w:type="gramEnd"/>
      <w:r w:rsidRPr="000B7356">
        <w:rPr>
          <w:rFonts w:ascii="Times New Roman" w:eastAsia="Times New Roman" w:hAnsi="Times New Roman" w:cs="Times New Roman"/>
          <w:sz w:val="27"/>
          <w:szCs w:val="27"/>
        </w:rPr>
        <w:br/>
      </w:r>
      <w:proofErr w:type="spellStart"/>
      <w:proofErr w:type="gramStart"/>
      <w:r w:rsidRPr="000B7356">
        <w:rPr>
          <w:rFonts w:ascii="Latha" w:eastAsia="Times New Roman" w:hAnsi="Latha" w:cs="Latha"/>
          <w:sz w:val="27"/>
          <w:szCs w:val="27"/>
        </w:rPr>
        <w:t>தர்மம்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தந்தவனும்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அதைப்பெற்றவனும்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மனதார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வாழ்த்தும்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நன்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மாந்தர்களின்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சிறப்புக்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0B7356">
        <w:rPr>
          <w:rFonts w:ascii="Latha" w:eastAsia="Times New Roman" w:hAnsi="Latha" w:cs="Latha"/>
          <w:sz w:val="27"/>
          <w:szCs w:val="27"/>
        </w:rPr>
        <w:t>கூறுகளாகும்</w:t>
      </w:r>
      <w:proofErr w:type="spellEnd"/>
      <w:r w:rsidRPr="000B7356">
        <w:rPr>
          <w:rFonts w:ascii="Times New Roman" w:eastAsia="Times New Roman" w:hAnsi="Times New Roman" w:cs="Times New Roman"/>
          <w:sz w:val="27"/>
          <w:szCs w:val="27"/>
        </w:rPr>
        <w:t>.</w:t>
      </w:r>
      <w:proofErr w:type="gramEnd"/>
    </w:p>
    <w:p w:rsidR="00765652" w:rsidRDefault="00765652" w:rsidP="0076565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10.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vitnay;</w:t>
      </w:r>
      <w:proofErr w:type="gramEnd"/>
      <w:r>
        <w:rPr>
          <w:rFonts w:ascii="Bamini" w:hAnsi="Bamini"/>
          <w:sz w:val="24"/>
          <w:szCs w:val="24"/>
          <w:lang w:val="en-IN"/>
        </w:rPr>
        <w:t>yhk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mwpNad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fUizad</w:t>
      </w:r>
      <w:proofErr w:type="spellEnd"/>
      <w:r>
        <w:rPr>
          <w:rFonts w:ascii="Bamini" w:hAnsi="Bamini"/>
          <w:sz w:val="24"/>
          <w:szCs w:val="24"/>
          <w:lang w:val="en-IN"/>
        </w:rPr>
        <w:t>; $</w:t>
      </w:r>
      <w:proofErr w:type="spellStart"/>
      <w:r>
        <w:rPr>
          <w:rFonts w:ascii="Bamini" w:hAnsi="Bamini"/>
          <w:sz w:val="24"/>
          <w:szCs w:val="24"/>
          <w:lang w:val="en-IN"/>
        </w:rPr>
        <w:t>WfpwhH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A41B1C" w:rsidRPr="002637F6" w:rsidRDefault="00A41B1C" w:rsidP="00A41B1C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கருணையனாகிய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நான்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உயிர்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பிழைக்கும்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வழி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அறியேன்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>.</w:t>
      </w:r>
    </w:p>
    <w:p w:rsidR="00A41B1C" w:rsidRPr="002637F6" w:rsidRDefault="00A41B1C" w:rsidP="00A41B1C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அறிவோடு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பொருந்திய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உறுப்புகள்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இயங்காத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இந்த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உடலின்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தன்மையை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அறியேன்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>.</w:t>
      </w:r>
    </w:p>
    <w:p w:rsidR="00A41B1C" w:rsidRPr="002637F6" w:rsidRDefault="00A41B1C" w:rsidP="00A41B1C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உடலுக்கு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வேண்டிய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உணவைத்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தேடிக்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கொண்டு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வரும்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வழிவகைகளை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அறியேன்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>.</w:t>
      </w:r>
    </w:p>
    <w:p w:rsidR="00A41B1C" w:rsidRPr="002637F6" w:rsidRDefault="00A41B1C" w:rsidP="00A41B1C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காட்டில்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செல்வதற்கான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வழிகளையும்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அறியேன்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என்று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கூறுகிறார்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>.</w:t>
      </w:r>
    </w:p>
    <w:p w:rsidR="00A41B1C" w:rsidRPr="002637F6" w:rsidRDefault="00A41B1C" w:rsidP="00A41B1C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>“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செய்முறை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அறியேன்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;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கானில்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br/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செல்வழி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அறியேன்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>”</w:t>
      </w:r>
    </w:p>
    <w:p w:rsidR="00765652" w:rsidRDefault="00765652" w:rsidP="0076565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11. </w:t>
      </w:r>
      <w:proofErr w:type="spellStart"/>
      <w:r>
        <w:rPr>
          <w:rFonts w:ascii="Bamini" w:hAnsi="Bamini"/>
          <w:sz w:val="24"/>
          <w:szCs w:val="24"/>
          <w:lang w:val="en-IN"/>
        </w:rPr>
        <w:t>ftpQH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jhk</w:t>
      </w:r>
      <w:proofErr w:type="spellEnd"/>
      <w:r>
        <w:rPr>
          <w:rFonts w:ascii="Bamini" w:hAnsi="Bamini"/>
          <w:sz w:val="24"/>
          <w:szCs w:val="24"/>
          <w:lang w:val="en-IN"/>
        </w:rPr>
        <w:t>; $</w:t>
      </w:r>
      <w:proofErr w:type="spellStart"/>
      <w:r>
        <w:rPr>
          <w:rFonts w:ascii="Bamini" w:hAnsi="Bamini"/>
          <w:sz w:val="24"/>
          <w:szCs w:val="24"/>
          <w:lang w:val="en-IN"/>
        </w:rPr>
        <w:t>wtpUk;Gk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fUj;jpw;F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Vw;wthW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jw;Fwpg;Ngw;w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mzp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miktij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vLj;Jf;fhl;Lf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A41B1C" w:rsidRDefault="00A41B1C" w:rsidP="00765652">
      <w:pPr>
        <w:rPr>
          <w:rFonts w:ascii="Bamini" w:hAnsi="Bamini"/>
          <w:sz w:val="24"/>
          <w:szCs w:val="24"/>
          <w:lang w:val="en-IN"/>
        </w:rPr>
      </w:pPr>
      <w:proofErr w:type="spellStart"/>
      <w:r>
        <w:rPr>
          <w:rFonts w:ascii="Bamini" w:hAnsi="Bamini"/>
          <w:sz w:val="24"/>
          <w:szCs w:val="24"/>
          <w:lang w:val="en-IN"/>
        </w:rPr>
        <w:t>NghUoe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njLj</w:t>
      </w:r>
      <w:proofErr w:type="gramStart"/>
      <w:r>
        <w:rPr>
          <w:rFonts w:ascii="Bamini" w:hAnsi="Bamini"/>
          <w:sz w:val="24"/>
          <w:szCs w:val="24"/>
          <w:lang w:val="en-IN"/>
        </w:rPr>
        <w:t>;j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Mnuapy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neLq;nfhb</w:t>
      </w:r>
      <w:proofErr w:type="spellEnd"/>
    </w:p>
    <w:p w:rsidR="00A41B1C" w:rsidRDefault="00A41B1C" w:rsidP="00765652">
      <w:pPr>
        <w:rPr>
          <w:rFonts w:ascii="Bamini" w:hAnsi="Bamini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‘</w:t>
      </w:r>
      <w:proofErr w:type="spellStart"/>
      <w:r>
        <w:rPr>
          <w:rFonts w:ascii="Bamini" w:hAnsi="Bamini"/>
          <w:sz w:val="24"/>
          <w:szCs w:val="24"/>
          <w:lang w:val="en-IN"/>
        </w:rPr>
        <w:t>thuhy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  <w:r>
        <w:rPr>
          <w:rFonts w:ascii="Arial" w:hAnsi="Arial" w:cs="Arial"/>
          <w:sz w:val="24"/>
          <w:szCs w:val="24"/>
          <w:lang w:val="en-IN"/>
        </w:rPr>
        <w:t>’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vd;gdNghy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kwpj;Jf;if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fhl;l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- ,</w:t>
      </w:r>
      <w:proofErr w:type="spellStart"/>
      <w:r>
        <w:rPr>
          <w:rFonts w:ascii="Bamini" w:hAnsi="Bamini"/>
          <w:sz w:val="24"/>
          <w:szCs w:val="24"/>
          <w:lang w:val="en-IN"/>
        </w:rPr>
        <w:t>jpy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NfhtyDk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fz;zfpAk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kJiu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khefUf;Fs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nrd;wNghJ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kjpypd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NkypUe;j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nfhbfs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fhw;wpy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aw;ifahf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mire;jd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Mdhy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sq</w:t>
      </w:r>
      <w:proofErr w:type="gramEnd"/>
      <w:r>
        <w:rPr>
          <w:rFonts w:ascii="Bamini" w:hAnsi="Bamini"/>
          <w:sz w:val="24"/>
          <w:szCs w:val="24"/>
          <w:lang w:val="en-IN"/>
        </w:rPr>
        <w:t>;Nfhtbfs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;&gt; </w:t>
      </w:r>
      <w:proofErr w:type="spellStart"/>
      <w:r>
        <w:rPr>
          <w:rFonts w:ascii="Bamini" w:hAnsi="Bamini"/>
          <w:sz w:val="24"/>
          <w:szCs w:val="24"/>
          <w:lang w:val="en-IN"/>
        </w:rPr>
        <w:t>Nfhtyd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kJiuapy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nfhiy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nra;ag;gLthd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vdf;fUjp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mf;nfhbfs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ifia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mirj;J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,</w:t>
      </w:r>
      <w:proofErr w:type="spellStart"/>
      <w:r>
        <w:rPr>
          <w:rFonts w:ascii="Bamini" w:hAnsi="Bamini"/>
          <w:sz w:val="24"/>
          <w:szCs w:val="24"/>
          <w:lang w:val="en-IN"/>
        </w:rPr>
        <w:t>k;kUiuf;Fs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tuNtz;lh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njhptpg;gJ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Nghyf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lastRenderedPageBreak/>
        <w:t>fhw;wpy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mirtjhfj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Fwpg;igf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nfhbapd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kPJ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Vw;wpf</w:t>
      </w:r>
      <w:proofErr w:type="spellEnd"/>
      <w:r>
        <w:rPr>
          <w:rFonts w:ascii="Bamini" w:hAnsi="Bamini"/>
          <w:sz w:val="24"/>
          <w:szCs w:val="24"/>
          <w:lang w:val="en-IN"/>
        </w:rPr>
        <w:t>; $</w:t>
      </w:r>
      <w:proofErr w:type="spellStart"/>
      <w:r>
        <w:rPr>
          <w:rFonts w:ascii="Bamini" w:hAnsi="Bamini"/>
          <w:sz w:val="24"/>
          <w:szCs w:val="24"/>
          <w:lang w:val="en-IN"/>
        </w:rPr>
        <w:t>WfpwhH</w:t>
      </w:r>
      <w:proofErr w:type="spellEnd"/>
      <w:r>
        <w:rPr>
          <w:rFonts w:ascii="Bamini" w:hAnsi="Bamini"/>
          <w:sz w:val="24"/>
          <w:szCs w:val="24"/>
          <w:lang w:val="en-IN"/>
        </w:rPr>
        <w:t>. ,</w:t>
      </w:r>
      <w:proofErr w:type="spellStart"/>
      <w:r>
        <w:rPr>
          <w:rFonts w:ascii="Bamini" w:hAnsi="Bamini"/>
          <w:sz w:val="24"/>
          <w:szCs w:val="24"/>
          <w:lang w:val="en-IN"/>
        </w:rPr>
        <w:t>t;thW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,</w:t>
      </w:r>
      <w:proofErr w:type="spellStart"/>
      <w:r>
        <w:rPr>
          <w:rFonts w:ascii="Bamini" w:hAnsi="Bamini"/>
          <w:sz w:val="24"/>
          <w:szCs w:val="24"/>
          <w:lang w:val="en-IN"/>
        </w:rPr>
        <w:t>ay;ghf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epfOk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epfo;r;rpapd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kPJ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ftpQd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Fwpg;ig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Vw;wpf</w:t>
      </w:r>
      <w:proofErr w:type="spellEnd"/>
      <w:r>
        <w:rPr>
          <w:rFonts w:ascii="Bamini" w:hAnsi="Bamini"/>
          <w:sz w:val="24"/>
          <w:szCs w:val="24"/>
          <w:lang w:val="en-IN"/>
        </w:rPr>
        <w:t>; $</w:t>
      </w:r>
      <w:proofErr w:type="spellStart"/>
      <w:r>
        <w:rPr>
          <w:rFonts w:ascii="Bamini" w:hAnsi="Bamini"/>
          <w:sz w:val="24"/>
          <w:szCs w:val="24"/>
          <w:lang w:val="en-IN"/>
        </w:rPr>
        <w:t>WtJ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jw;Fwpg;Ngw;w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mzp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vdg;gLk</w:t>
      </w:r>
      <w:proofErr w:type="spellEnd"/>
      <w:r>
        <w:rPr>
          <w:rFonts w:ascii="Bamini" w:hAnsi="Bamini"/>
          <w:sz w:val="24"/>
          <w:szCs w:val="24"/>
          <w:lang w:val="en-IN"/>
        </w:rPr>
        <w:t>;.</w:t>
      </w:r>
    </w:p>
    <w:p w:rsidR="00765652" w:rsidRDefault="00765652" w:rsidP="0076565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 xml:space="preserve">,)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neLtpdhtpw</w:t>
      </w:r>
      <w:proofErr w:type="gramStart"/>
      <w:r>
        <w:rPr>
          <w:rFonts w:ascii="Bamini" w:hAnsi="Bamini"/>
          <w:b/>
          <w:sz w:val="24"/>
          <w:szCs w:val="24"/>
          <w:lang w:val="en-IN"/>
        </w:rPr>
        <w:t>;F</w:t>
      </w:r>
      <w:proofErr w:type="spellEnd"/>
      <w:proofErr w:type="gram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tpilasp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(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VNjDk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1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kl;Lk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>;)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 xml:space="preserve">1 </w:t>
      </w:r>
      <w:r>
        <w:rPr>
          <w:b/>
          <w:sz w:val="24"/>
          <w:szCs w:val="24"/>
          <w:lang w:val="en-IN"/>
        </w:rPr>
        <w:t>X 10 =</w:t>
      </w:r>
      <w:r>
        <w:rPr>
          <w:rFonts w:ascii="Bamini" w:hAnsi="Bamini"/>
          <w:b/>
          <w:sz w:val="24"/>
          <w:szCs w:val="24"/>
          <w:lang w:val="en-IN"/>
        </w:rPr>
        <w:t xml:space="preserve"> 10</w:t>
      </w:r>
    </w:p>
    <w:p w:rsidR="00765652" w:rsidRDefault="00765652" w:rsidP="0076565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>12.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fUizadpd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jha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kiwTf;F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tPukhKdptH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G+f;fs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Nghd;w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ctikfshYk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cUtf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kyHfshYk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epfo;j;jpa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ftpjhQ;rypia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tpthpf;f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B908D0" w:rsidRPr="002637F6" w:rsidRDefault="00B908D0" w:rsidP="00B908D0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குறிப்புச்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சட்டம்</w:t>
      </w:r>
      <w:proofErr w:type="spellEnd"/>
    </w:p>
    <w:p w:rsidR="00B908D0" w:rsidRPr="002637F6" w:rsidRDefault="00B908D0" w:rsidP="00B908D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முன்னுரை</w:t>
      </w:r>
      <w:proofErr w:type="spellEnd"/>
    </w:p>
    <w:p w:rsidR="00B908D0" w:rsidRPr="002637F6" w:rsidRDefault="00B908D0" w:rsidP="00B908D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வீரமாமுனிவரின்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உவமை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உருவக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கவிதாஞ்சலி</w:t>
      </w:r>
      <w:proofErr w:type="spellEnd"/>
    </w:p>
    <w:p w:rsidR="00B908D0" w:rsidRPr="002637F6" w:rsidRDefault="00B908D0" w:rsidP="00B908D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முடிவுரை</w:t>
      </w:r>
      <w:proofErr w:type="spellEnd"/>
    </w:p>
    <w:p w:rsidR="00B908D0" w:rsidRPr="002637F6" w:rsidRDefault="00B908D0" w:rsidP="00B908D0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முன்னுரை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>: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br/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தாயின்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அன்பை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எழுத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உலக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மொழிகள்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போதாது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. </w:t>
      </w:r>
      <w:proofErr w:type="spellStart"/>
      <w:proofErr w:type="gram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தாயை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இழந்த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துயரம்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சொல்லில்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சொல்ல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இயலாது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>.</w:t>
      </w:r>
      <w:proofErr w:type="gram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proofErr w:type="gram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தாயை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இழந்த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கருணையனின்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கண்ணீர்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சொற்களை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அறிவோம்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>.</w:t>
      </w:r>
      <w:proofErr w:type="gramEnd"/>
    </w:p>
    <w:p w:rsidR="00B908D0" w:rsidRPr="002637F6" w:rsidRDefault="00B908D0" w:rsidP="00B908D0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வீரமாமுனிவரின்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உவமை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உருவக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கவிதாஞ்சல</w:t>
      </w:r>
      <w:proofErr w:type="gram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ி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:</w:t>
      </w:r>
      <w:proofErr w:type="gramEnd"/>
    </w:p>
    <w:p w:rsidR="00B908D0" w:rsidRPr="002637F6" w:rsidRDefault="00B908D0" w:rsidP="00B908D0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1)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மலர்ப்படுக்க</w:t>
      </w:r>
      <w:proofErr w:type="gram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ை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:</w:t>
      </w:r>
      <w:proofErr w:type="gram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br/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கருணையனின்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தாய்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மறைந்துவிட்டாள்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.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கருணையன்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தன்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கையைக்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குவித்துப்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பூமித்தாயே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! </w:t>
      </w:r>
      <w:proofErr w:type="spellStart"/>
      <w:proofErr w:type="gram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என்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அன்னையின்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உடலைக்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காப்பாயாக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என்று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கூறி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,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குழியிலே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மலர்ப்படுக்கையை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பரப்பினான்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>.</w:t>
      </w:r>
      <w:proofErr w:type="gram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proofErr w:type="gram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அன்னையின்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உடலை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மண்ணிட்டு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மூடி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மலர்களையும்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தன்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கண்ணீரையும்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பொழிந்தான்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>.</w:t>
      </w:r>
      <w:proofErr w:type="gramEnd"/>
    </w:p>
    <w:p w:rsidR="00B908D0" w:rsidRPr="002637F6" w:rsidRDefault="00B908D0" w:rsidP="00B908D0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2)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இளம்பயிர்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வாட்டம்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>: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br/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என்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தாயின்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மார்பில்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மணிமாலையென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அசைந்து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வாழ்ந்தேனே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! </w:t>
      </w:r>
      <w:proofErr w:type="spellStart"/>
      <w:proofErr w:type="gram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இப்பொழுது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>.</w:t>
      </w:r>
      <w:proofErr w:type="gram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proofErr w:type="gram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இளம்பயிர்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வளர்ந்து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முதிர்ந்து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காய்ந்து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மணியாகு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முன்பே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,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தூய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மணி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போன்ற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மழைத்துளி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இன்றி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வாடிக்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காய்ந்து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lastRenderedPageBreak/>
        <w:t>விட்டது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போல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நானும்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வாடுகிறேன்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>.</w:t>
      </w:r>
      <w:proofErr w:type="gram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proofErr w:type="gram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என்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மனம்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மரக்கிளையில்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இருந்து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பறிக்கப்பட்ட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மலர்போல்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வாடுகிறது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>.</w:t>
      </w:r>
      <w:proofErr w:type="gramEnd"/>
    </w:p>
    <w:p w:rsidR="00B908D0" w:rsidRPr="002637F6" w:rsidRDefault="00B908D0" w:rsidP="00B908D0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3)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அம்பு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துளைத்த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வேதனை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>:</w:t>
      </w:r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br/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தீயையும்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நஞ்சையும்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தன்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முனையில்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கொண்ட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அம்பு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துளைத்ததால்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ஏற்படும்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புண்ணின்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வரியைப்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போல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என்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துயரம்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வேதனை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தருகிறது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. </w:t>
      </w:r>
      <w:proofErr w:type="spellStart"/>
      <w:proofErr w:type="gram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துணையைப்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பிரிந்த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ஒரு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பறவையைப்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போல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நான்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இக்காட்டில்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அழுது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spellStart"/>
      <w:r w:rsidRPr="002637F6">
        <w:rPr>
          <w:rFonts w:ascii="Latha" w:eastAsia="Times New Roman" w:hAnsi="Latha" w:cs="Latha"/>
          <w:color w:val="3A3A3A"/>
          <w:sz w:val="27"/>
          <w:szCs w:val="27"/>
        </w:rPr>
        <w:t>வாடுகிறேன்</w:t>
      </w:r>
      <w:proofErr w:type="spellEnd"/>
      <w:r w:rsidRPr="002637F6">
        <w:rPr>
          <w:rFonts w:ascii="Segoe UI" w:eastAsia="Times New Roman" w:hAnsi="Segoe UI" w:cs="Segoe UI"/>
          <w:color w:val="3A3A3A"/>
          <w:sz w:val="27"/>
          <w:szCs w:val="27"/>
        </w:rPr>
        <w:t>.</w:t>
      </w:r>
      <w:proofErr w:type="gramEnd"/>
    </w:p>
    <w:p w:rsidR="00B908D0" w:rsidRPr="002637F6" w:rsidRDefault="00B908D0" w:rsidP="00B908D0">
      <w:pPr>
        <w:shd w:val="clear" w:color="auto" w:fill="FFFFFF"/>
        <w:spacing w:after="384" w:line="240" w:lineRule="auto"/>
        <w:textAlignment w:val="baseline"/>
        <w:rPr>
          <w:ins w:id="0" w:author="Unknown"/>
          <w:rFonts w:ascii="Segoe UI" w:eastAsia="Times New Roman" w:hAnsi="Segoe UI" w:cs="Segoe UI"/>
          <w:color w:val="3A3A3A"/>
          <w:sz w:val="27"/>
          <w:szCs w:val="27"/>
        </w:rPr>
      </w:pPr>
      <w:ins w:id="1" w:author="Unknown"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4)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தவிப்ப</w:t>
        </w:r>
        <w:proofErr w:type="gram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ு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:</w:t>
        </w:r>
        <w:proofErr w:type="gram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br/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சரிந்த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வழுக்கு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நிலப்பகுதியிலே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தனியே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விடப்பட்டுச்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செல்லும்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வழிதெரியாமல்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தவிப்பவன்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போல்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ஆனேன்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. </w:t>
        </w:r>
        <w:proofErr w:type="spellStart"/>
        <w:proofErr w:type="gram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நவமணிகள்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பதித்த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மணிமாலைகளை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இணைத்தது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போன்று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நல்ல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அறன்கள்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எல்லாம்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ஒரு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கோவையாக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இணைத்த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தவத்தையே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அணிந்த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மார்பனாகிய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கருணையன்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புலம்பினான்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>.</w:t>
        </w:r>
        <w:proofErr w:type="gramEnd"/>
      </w:ins>
    </w:p>
    <w:p w:rsidR="00B908D0" w:rsidRPr="002637F6" w:rsidRDefault="00B908D0" w:rsidP="00B908D0">
      <w:pPr>
        <w:shd w:val="clear" w:color="auto" w:fill="FFFFFF"/>
        <w:spacing w:after="384" w:line="240" w:lineRule="auto"/>
        <w:textAlignment w:val="baseline"/>
        <w:rPr>
          <w:ins w:id="2" w:author="Unknown"/>
          <w:rFonts w:ascii="Segoe UI" w:eastAsia="Times New Roman" w:hAnsi="Segoe UI" w:cs="Segoe UI"/>
          <w:color w:val="3A3A3A"/>
          <w:sz w:val="27"/>
          <w:szCs w:val="27"/>
        </w:rPr>
      </w:pPr>
      <w:ins w:id="3" w:author="Unknown"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5)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உயிர்கள்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அழுதல்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>:</w:t>
        </w:r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br/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புலம்பலைக்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கேட்டு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பல்வேறு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இசைகளை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இயக்கியது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போல்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தேன்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மலர்கள்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தோறும்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மணம்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வீசும்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மலர்களும்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,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மலர்ந்த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சுனை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தோறும்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உள்ள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பறவைகளும்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,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வண்டுகளும்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அக்காட்டினிலே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அழுவன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போல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கூச்சலிட்டன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>.</w:t>
        </w:r>
      </w:ins>
    </w:p>
    <w:p w:rsidR="00B908D0" w:rsidRPr="002637F6" w:rsidRDefault="00B908D0" w:rsidP="00B908D0">
      <w:pPr>
        <w:shd w:val="clear" w:color="auto" w:fill="FFFFFF"/>
        <w:spacing w:after="384" w:line="240" w:lineRule="auto"/>
        <w:textAlignment w:val="baseline"/>
        <w:rPr>
          <w:ins w:id="4" w:author="Unknown"/>
          <w:rFonts w:ascii="Segoe UI" w:eastAsia="Times New Roman" w:hAnsi="Segoe UI" w:cs="Segoe UI"/>
          <w:color w:val="3A3A3A"/>
          <w:sz w:val="27"/>
          <w:szCs w:val="27"/>
        </w:rPr>
      </w:pPr>
      <w:proofErr w:type="spellStart"/>
      <w:ins w:id="5" w:author="Unknown"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முடிவுரை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>:</w:t>
        </w:r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br/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வீரமாமுனிவர்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உவமை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,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உருவக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மலர்களால்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தன்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கவிதை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மூலம்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எலிசபெத்துக்கு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அஞ்சலி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 xml:space="preserve"> </w:t>
        </w:r>
        <w:proofErr w:type="spellStart"/>
        <w:r w:rsidRPr="002637F6">
          <w:rPr>
            <w:rFonts w:ascii="Latha" w:eastAsia="Times New Roman" w:hAnsi="Latha" w:cs="Latha"/>
            <w:color w:val="3A3A3A"/>
            <w:sz w:val="27"/>
            <w:szCs w:val="27"/>
          </w:rPr>
          <w:t>செலுத்தியுள்ளார்</w:t>
        </w:r>
        <w:proofErr w:type="spellEnd"/>
        <w:r w:rsidRPr="002637F6">
          <w:rPr>
            <w:rFonts w:ascii="Segoe UI" w:eastAsia="Times New Roman" w:hAnsi="Segoe UI" w:cs="Segoe UI"/>
            <w:color w:val="3A3A3A"/>
            <w:sz w:val="27"/>
            <w:szCs w:val="27"/>
          </w:rPr>
          <w:t>.</w:t>
        </w:r>
      </w:ins>
    </w:p>
    <w:p w:rsidR="00B908D0" w:rsidRDefault="00B908D0" w:rsidP="00765652">
      <w:pPr>
        <w:rPr>
          <w:rFonts w:ascii="Bamini" w:hAnsi="Bamini"/>
          <w:sz w:val="24"/>
          <w:szCs w:val="24"/>
          <w:lang w:val="en-IN"/>
        </w:rPr>
      </w:pPr>
    </w:p>
    <w:p w:rsidR="00237345" w:rsidRDefault="00237345" w:rsidP="00765652">
      <w:pPr>
        <w:rPr>
          <w:rFonts w:ascii="Bamini" w:hAnsi="Bamini"/>
          <w:sz w:val="24"/>
          <w:szCs w:val="24"/>
          <w:lang w:val="en-IN"/>
        </w:rPr>
      </w:pPr>
    </w:p>
    <w:p w:rsidR="00765652" w:rsidRDefault="00765652" w:rsidP="00765652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13. n[</w:t>
      </w:r>
      <w:proofErr w:type="spellStart"/>
      <w:r>
        <w:rPr>
          <w:rFonts w:ascii="Bamini" w:hAnsi="Bamini"/>
          <w:sz w:val="24"/>
          <w:szCs w:val="24"/>
          <w:lang w:val="en-IN"/>
        </w:rPr>
        <w:t>afhe;jd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epidTr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rpwg;gpjio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thu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,</w:t>
      </w:r>
      <w:proofErr w:type="spellStart"/>
      <w:r>
        <w:rPr>
          <w:rFonts w:ascii="Bamini" w:hAnsi="Bamini"/>
          <w:sz w:val="24"/>
          <w:szCs w:val="24"/>
          <w:lang w:val="en-IN"/>
        </w:rPr>
        <w:t>jo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xd;W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ntspapl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,</w:t>
      </w:r>
      <w:proofErr w:type="spellStart"/>
      <w:r>
        <w:rPr>
          <w:rFonts w:ascii="Bamini" w:hAnsi="Bamini"/>
          <w:sz w:val="24"/>
          <w:szCs w:val="24"/>
          <w:lang w:val="en-IN"/>
        </w:rPr>
        <w:t>Uf;fpwJ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. </w:t>
      </w:r>
      <w:proofErr w:type="spellStart"/>
      <w:r>
        <w:rPr>
          <w:rFonts w:ascii="Bamini" w:hAnsi="Bamini"/>
          <w:sz w:val="24"/>
          <w:szCs w:val="24"/>
          <w:lang w:val="en-IN"/>
        </w:rPr>
        <w:t>mjw;fhd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xU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Rtnuhl;bia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tbtikj;J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mspf;f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</w:p>
    <w:p w:rsidR="00B908D0" w:rsidRDefault="00B908D0" w:rsidP="00765652">
      <w:pPr>
        <w:rPr>
          <w:rFonts w:ascii="Bamini" w:hAnsi="Bamini"/>
          <w:b/>
          <w:sz w:val="24"/>
          <w:szCs w:val="24"/>
          <w:lang w:val="en-IN"/>
        </w:rPr>
      </w:pPr>
      <w:r w:rsidRPr="00B908D0">
        <w:rPr>
          <w:rFonts w:ascii="Bamini" w:hAnsi="Bamini"/>
          <w:b/>
          <w:sz w:val="24"/>
          <w:szCs w:val="24"/>
          <w:lang w:val="en-IN"/>
        </w:rPr>
        <w:lastRenderedPageBreak/>
        <w:drawing>
          <wp:inline distT="0" distB="0" distL="0" distR="0">
            <wp:extent cx="5943600" cy="3959860"/>
            <wp:effectExtent l="19050" t="0" r="0" b="0"/>
            <wp:docPr id="9" name="Picture 1" descr="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652" w:rsidRDefault="00765652" w:rsidP="00765652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 xml:space="preserve">&lt;)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kdg</w:t>
      </w:r>
      <w:proofErr w:type="gramStart"/>
      <w:r>
        <w:rPr>
          <w:rFonts w:ascii="Bamini" w:hAnsi="Bamini"/>
          <w:b/>
          <w:sz w:val="24"/>
          <w:szCs w:val="24"/>
          <w:lang w:val="en-IN"/>
        </w:rPr>
        <w:t>;ghlg</w:t>
      </w:r>
      <w:proofErr w:type="spellEnd"/>
      <w:proofErr w:type="gram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ghliy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mbkhwhky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vOJf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>.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 xml:space="preserve">1 </w:t>
      </w:r>
      <w:r>
        <w:rPr>
          <w:b/>
          <w:sz w:val="24"/>
          <w:szCs w:val="24"/>
          <w:lang w:val="en-IN"/>
        </w:rPr>
        <w:t>X 5 =5</w:t>
      </w:r>
      <w:r>
        <w:rPr>
          <w:rFonts w:ascii="Bamini" w:hAnsi="Bamini"/>
          <w:b/>
          <w:sz w:val="24"/>
          <w:szCs w:val="24"/>
          <w:lang w:val="en-IN"/>
        </w:rPr>
        <w:t xml:space="preserve"> </w:t>
      </w:r>
    </w:p>
    <w:p w:rsidR="00765652" w:rsidRDefault="00765652" w:rsidP="0076565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>1</w:t>
      </w:r>
      <w:r>
        <w:rPr>
          <w:rFonts w:ascii="Bamini" w:hAnsi="Bamini"/>
          <w:sz w:val="24"/>
          <w:szCs w:val="24"/>
          <w:lang w:val="en-IN"/>
        </w:rPr>
        <w:t xml:space="preserve">2. </w:t>
      </w:r>
      <w:proofErr w:type="spellStart"/>
      <w:r>
        <w:rPr>
          <w:rFonts w:ascii="Bamini" w:hAnsi="Bamini"/>
          <w:sz w:val="24"/>
          <w:szCs w:val="24"/>
          <w:lang w:val="en-IN"/>
        </w:rPr>
        <w:t>etkzp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-------- </w:t>
      </w:r>
      <w:proofErr w:type="spellStart"/>
      <w:r>
        <w:rPr>
          <w:rFonts w:ascii="Bamini" w:hAnsi="Bamini"/>
          <w:sz w:val="24"/>
          <w:szCs w:val="24"/>
          <w:lang w:val="en-IN"/>
        </w:rPr>
        <w:t>vdj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njhlq</w:t>
      </w:r>
      <w:proofErr w:type="gramStart"/>
      <w:r>
        <w:rPr>
          <w:rFonts w:ascii="Bamini" w:hAnsi="Bamini"/>
          <w:sz w:val="24"/>
          <w:szCs w:val="24"/>
          <w:lang w:val="en-IN"/>
        </w:rPr>
        <w:t>;Fk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Njk;ghtzp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ghliy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vOJf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B908D0" w:rsidRDefault="00B908D0" w:rsidP="0076565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etkzp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tlf;f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apy;Nghy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B908D0" w:rsidRDefault="00B908D0" w:rsidP="0076565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ey;</w:t>
      </w:r>
      <w:proofErr w:type="gramEnd"/>
      <w:r>
        <w:rPr>
          <w:rFonts w:ascii="Bamini" w:hAnsi="Bamini"/>
          <w:sz w:val="24"/>
          <w:szCs w:val="24"/>
          <w:lang w:val="en-IN"/>
        </w:rPr>
        <w:t>ywg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gliyg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G+l;Lk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B908D0" w:rsidRDefault="00B908D0" w:rsidP="0076565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jtkzp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khHgd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nrhd;d</w:t>
      </w:r>
      <w:proofErr w:type="spellEnd"/>
    </w:p>
    <w:p w:rsidR="00B908D0" w:rsidRDefault="00B908D0" w:rsidP="0076565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jd;</w:t>
      </w:r>
      <w:proofErr w:type="gramEnd"/>
      <w:r>
        <w:rPr>
          <w:rFonts w:ascii="Bamini" w:hAnsi="Bamini"/>
          <w:sz w:val="24"/>
          <w:szCs w:val="24"/>
          <w:lang w:val="en-IN"/>
        </w:rPr>
        <w:t>dpirf;F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,</w:t>
      </w:r>
      <w:proofErr w:type="spellStart"/>
      <w:r>
        <w:rPr>
          <w:rFonts w:ascii="Bamini" w:hAnsi="Bamini"/>
          <w:sz w:val="24"/>
          <w:szCs w:val="24"/>
          <w:lang w:val="en-IN"/>
        </w:rPr>
        <w:t>irfs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ghlj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B908D0" w:rsidRDefault="00B908D0" w:rsidP="0076565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</w:r>
      <w:proofErr w:type="spellStart"/>
      <w:r>
        <w:rPr>
          <w:rFonts w:ascii="Bamini" w:hAnsi="Bamini"/>
          <w:sz w:val="24"/>
          <w:szCs w:val="24"/>
          <w:lang w:val="en-IN"/>
        </w:rPr>
        <w:t>Jtkzp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kuq</w:t>
      </w:r>
      <w:proofErr w:type="gramStart"/>
      <w:r>
        <w:rPr>
          <w:rFonts w:ascii="Bamini" w:hAnsi="Bamini"/>
          <w:sz w:val="24"/>
          <w:szCs w:val="24"/>
          <w:lang w:val="en-IN"/>
        </w:rPr>
        <w:t>;fs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NjhWk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B908D0" w:rsidRDefault="00B908D0" w:rsidP="0076565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proofErr w:type="spellStart"/>
      <w:r>
        <w:rPr>
          <w:rFonts w:ascii="Bamini" w:hAnsi="Bamini"/>
          <w:sz w:val="24"/>
          <w:szCs w:val="24"/>
          <w:lang w:val="en-IN"/>
        </w:rPr>
        <w:t>JzHmzpr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Ridfs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NjhWk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B908D0" w:rsidRDefault="00B908D0" w:rsidP="0076565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</w:r>
      <w:proofErr w:type="spellStart"/>
      <w:r>
        <w:rPr>
          <w:rFonts w:ascii="Bamini" w:hAnsi="Bamini"/>
          <w:sz w:val="24"/>
          <w:szCs w:val="24"/>
          <w:lang w:val="en-IN"/>
        </w:rPr>
        <w:t>Ctkzp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fhdk</w:t>
      </w:r>
      <w:proofErr w:type="gramStart"/>
      <w:r>
        <w:rPr>
          <w:rFonts w:ascii="Bamini" w:hAnsi="Bamini"/>
          <w:sz w:val="24"/>
          <w:szCs w:val="24"/>
          <w:lang w:val="en-IN"/>
        </w:rPr>
        <w:t>;nfhy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vd;W</w:t>
      </w:r>
      <w:proofErr w:type="spellEnd"/>
    </w:p>
    <w:p w:rsidR="00B908D0" w:rsidRDefault="00B908D0" w:rsidP="00765652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proofErr w:type="spellStart"/>
      <w:r>
        <w:rPr>
          <w:rFonts w:ascii="Bamini" w:hAnsi="Bamini"/>
          <w:sz w:val="24"/>
          <w:szCs w:val="24"/>
          <w:lang w:val="en-IN"/>
        </w:rPr>
        <w:t>Xypj</w:t>
      </w:r>
      <w:proofErr w:type="gramStart"/>
      <w:r>
        <w:rPr>
          <w:rFonts w:ascii="Bamini" w:hAnsi="Bamini"/>
          <w:sz w:val="24"/>
          <w:szCs w:val="24"/>
          <w:lang w:val="en-IN"/>
        </w:rPr>
        <w:t>;J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mOt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Nghd;Nw</w:t>
      </w:r>
      <w:proofErr w:type="spellEnd"/>
    </w:p>
    <w:p w:rsidR="00765652" w:rsidRDefault="00765652" w:rsidP="0076565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 xml:space="preserve">&lt;) </w:t>
      </w:r>
      <w:r>
        <w:rPr>
          <w:rFonts w:ascii="Bamini" w:hAnsi="Bamini"/>
          <w:sz w:val="24"/>
          <w:szCs w:val="24"/>
          <w:lang w:val="en-IN"/>
        </w:rPr>
        <w:t xml:space="preserve">13. </w:t>
      </w:r>
      <w:proofErr w:type="spellStart"/>
      <w:r>
        <w:rPr>
          <w:rFonts w:ascii="Bamini" w:hAnsi="Bamini"/>
          <w:sz w:val="24"/>
          <w:szCs w:val="24"/>
          <w:lang w:val="en-IN"/>
        </w:rPr>
        <w:t>fPo;f;fhZk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tpz;zg;gg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gbtj;ij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epug;Gf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 xml:space="preserve">1 </w:t>
      </w:r>
      <w:r>
        <w:rPr>
          <w:b/>
          <w:sz w:val="24"/>
          <w:szCs w:val="24"/>
          <w:lang w:val="en-IN"/>
        </w:rPr>
        <w:t>X 10 =</w:t>
      </w:r>
      <w:r>
        <w:rPr>
          <w:rFonts w:ascii="Bamini" w:hAnsi="Bamini"/>
          <w:b/>
          <w:sz w:val="24"/>
          <w:szCs w:val="24"/>
          <w:lang w:val="en-IN"/>
        </w:rPr>
        <w:t xml:space="preserve"> 10</w:t>
      </w:r>
    </w:p>
    <w:p w:rsidR="00765652" w:rsidRDefault="00765652" w:rsidP="00765652">
      <w:pPr>
        <w:rPr>
          <w:rFonts w:ascii="Bamini" w:hAnsi="Bamini"/>
          <w:sz w:val="24"/>
          <w:szCs w:val="24"/>
          <w:lang w:val="en-IN"/>
        </w:rPr>
      </w:pPr>
    </w:p>
    <w:tbl>
      <w:tblPr>
        <w:tblStyle w:val="TableGrid"/>
        <w:tblW w:w="0" w:type="auto"/>
        <w:tblLook w:val="04A0"/>
      </w:tblPr>
      <w:tblGrid>
        <w:gridCol w:w="4621"/>
        <w:gridCol w:w="4622"/>
      </w:tblGrid>
      <w:tr w:rsidR="00765652" w:rsidTr="00765652">
        <w:tc>
          <w:tcPr>
            <w:tcW w:w="924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65652" w:rsidRDefault="00765652" w:rsidP="00765652">
            <w:pPr>
              <w:jc w:val="center"/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Nky;epiy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tFg;G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IN"/>
              </w:rPr>
              <w:t>–</w:t>
            </w:r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NrHf;if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tpz;zg;gg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;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gbtk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</w:tr>
      <w:tr w:rsidR="00765652" w:rsidTr="00765652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65652" w:rsidRDefault="00765652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lastRenderedPageBreak/>
              <w:t>NrHf;if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vz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65652" w:rsidRDefault="00765652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Njjp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</w:p>
        </w:tc>
      </w:tr>
      <w:tr w:rsidR="00765652" w:rsidTr="00765652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65652" w:rsidRDefault="00765652" w:rsidP="00765652">
            <w:pPr>
              <w:pStyle w:val="ListParagraph"/>
              <w:numPr>
                <w:ilvl w:val="0"/>
                <w:numId w:val="4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khzt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IN"/>
              </w:rPr>
              <w:t xml:space="preserve">/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khztpapd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;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ngaH</w:t>
            </w:r>
            <w:proofErr w:type="spellEnd"/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65652" w:rsidRDefault="00B908D0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mKjh</w:t>
            </w:r>
            <w:proofErr w:type="spellEnd"/>
          </w:p>
        </w:tc>
      </w:tr>
      <w:tr w:rsidR="00765652" w:rsidTr="00765652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65652" w:rsidRDefault="00765652" w:rsidP="00765652">
            <w:pPr>
              <w:pStyle w:val="ListParagraph"/>
              <w:numPr>
                <w:ilvl w:val="0"/>
                <w:numId w:val="4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gpwe;j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Njjp</w:t>
            </w:r>
            <w:proofErr w:type="spellEnd"/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65652" w:rsidRDefault="00B908D0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10.10.2004</w:t>
            </w:r>
          </w:p>
        </w:tc>
      </w:tr>
      <w:tr w:rsidR="00765652" w:rsidTr="00765652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65652" w:rsidRDefault="00765652" w:rsidP="00765652">
            <w:pPr>
              <w:pStyle w:val="ListParagraph"/>
              <w:numPr>
                <w:ilvl w:val="0"/>
                <w:numId w:val="4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Njrpa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,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dk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65652" w:rsidRDefault="00B908D0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,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e;jpad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</w:tr>
      <w:tr w:rsidR="00765652" w:rsidTr="00765652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65652" w:rsidRDefault="00765652" w:rsidP="00765652">
            <w:pPr>
              <w:pStyle w:val="ListParagraph"/>
              <w:numPr>
                <w:ilvl w:val="0"/>
                <w:numId w:val="4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ngw;NwhH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IN"/>
              </w:rPr>
              <w:t>/</w:t>
            </w:r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ghJfhtyH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ngah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65652" w:rsidRDefault="00B908D0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proofErr w:type="gramStart"/>
            <w:r>
              <w:rPr>
                <w:rFonts w:ascii="Bamini" w:hAnsi="Bamini"/>
                <w:sz w:val="24"/>
                <w:szCs w:val="24"/>
                <w:lang w:val="en-IN"/>
              </w:rPr>
              <w:t>jpU</w:t>
            </w:r>
            <w:proofErr w:type="spellEnd"/>
            <w:proofErr w:type="gram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.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e.tpehafk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</w:tr>
      <w:tr w:rsidR="00765652" w:rsidTr="00765652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65652" w:rsidRDefault="00765652" w:rsidP="00765652">
            <w:pPr>
              <w:pStyle w:val="ListParagraph"/>
              <w:numPr>
                <w:ilvl w:val="0"/>
                <w:numId w:val="4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tPl;L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Kfthp</w:t>
            </w:r>
            <w:proofErr w:type="spellEnd"/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65652" w:rsidRDefault="00B908D0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 xml:space="preserve">30&gt;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GJefH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&gt;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nghd;Ndhp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IN"/>
              </w:rPr>
              <w:t>–</w:t>
            </w:r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601204</w:t>
            </w:r>
          </w:p>
        </w:tc>
      </w:tr>
      <w:tr w:rsidR="00765652" w:rsidTr="00765652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65652" w:rsidRDefault="00765652" w:rsidP="00765652">
            <w:pPr>
              <w:pStyle w:val="ListParagraph"/>
              <w:numPr>
                <w:ilvl w:val="0"/>
                <w:numId w:val="4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,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Wjpahf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gbj;J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Kbj;j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tFg;G</w:t>
            </w:r>
            <w:proofErr w:type="spellEnd"/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65652" w:rsidRDefault="00B908D0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 xml:space="preserve">10Mk;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tFg;G</w:t>
            </w:r>
            <w:proofErr w:type="spellEnd"/>
          </w:p>
        </w:tc>
      </w:tr>
      <w:tr w:rsidR="00765652" w:rsidTr="00765652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65652" w:rsidRDefault="00765652" w:rsidP="00765652">
            <w:pPr>
              <w:pStyle w:val="ListParagraph"/>
              <w:numPr>
                <w:ilvl w:val="0"/>
                <w:numId w:val="4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gapd;w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nkhop</w:t>
            </w:r>
            <w:proofErr w:type="spellEnd"/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65652" w:rsidRDefault="007D5CB3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jkpo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</w:tr>
      <w:tr w:rsidR="00765652" w:rsidTr="00765652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65652" w:rsidRDefault="00765652" w:rsidP="00765652">
            <w:pPr>
              <w:pStyle w:val="ListParagraph"/>
              <w:numPr>
                <w:ilvl w:val="0"/>
                <w:numId w:val="4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ngw;w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kjp;g;ngz;fs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65652" w:rsidRDefault="007D5CB3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486</w:t>
            </w:r>
          </w:p>
        </w:tc>
      </w:tr>
      <w:tr w:rsidR="00765652" w:rsidTr="00765652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65652" w:rsidRDefault="00765652" w:rsidP="00765652">
            <w:pPr>
              <w:pStyle w:val="ListParagraph"/>
              <w:numPr>
                <w:ilvl w:val="0"/>
                <w:numId w:val="4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,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Wjpahf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gbj;j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gs;spapd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;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Kfthp</w:t>
            </w:r>
            <w:proofErr w:type="spellEnd"/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65652" w:rsidRDefault="007D5CB3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MjH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;\;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nkl;hpf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;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Nkdpiyg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;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gs;sp</w:t>
            </w:r>
            <w:proofErr w:type="spellEnd"/>
          </w:p>
        </w:tc>
      </w:tr>
    </w:tbl>
    <w:p w:rsidR="00765652" w:rsidRDefault="00765652" w:rsidP="00765652">
      <w:pPr>
        <w:pStyle w:val="ListParagraph"/>
        <w:ind w:left="4320"/>
        <w:rPr>
          <w:rFonts w:ascii="Bamini" w:hAnsi="Bamini"/>
          <w:sz w:val="24"/>
          <w:szCs w:val="24"/>
          <w:lang w:val="en-IN"/>
        </w:rPr>
      </w:pP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765652" w:rsidTr="00765652">
        <w:tc>
          <w:tcPr>
            <w:tcW w:w="2394" w:type="dxa"/>
          </w:tcPr>
          <w:p w:rsidR="00765652" w:rsidRDefault="00765652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NjHtpd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;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ngaH</w:t>
            </w:r>
            <w:proofErr w:type="spellEnd"/>
          </w:p>
        </w:tc>
        <w:tc>
          <w:tcPr>
            <w:tcW w:w="2394" w:type="dxa"/>
          </w:tcPr>
          <w:p w:rsidR="00765652" w:rsidRDefault="00765652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gjpT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vz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; -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Mz;L</w:t>
            </w:r>
            <w:proofErr w:type="spellEnd"/>
          </w:p>
        </w:tc>
        <w:tc>
          <w:tcPr>
            <w:tcW w:w="2394" w:type="dxa"/>
          </w:tcPr>
          <w:p w:rsidR="00765652" w:rsidRDefault="00765652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ghlk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2394" w:type="dxa"/>
          </w:tcPr>
          <w:p w:rsidR="00765652" w:rsidRDefault="00765652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kjpg;ngz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 (100)</w:t>
            </w:r>
          </w:p>
        </w:tc>
      </w:tr>
      <w:tr w:rsidR="00765652" w:rsidTr="00765652">
        <w:tc>
          <w:tcPr>
            <w:tcW w:w="2394" w:type="dxa"/>
            <w:vMerge w:val="restart"/>
          </w:tcPr>
          <w:p w:rsidR="007D5CB3" w:rsidRDefault="007D5CB3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gs;sp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,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Wjpj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;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NjH;T</w:t>
            </w:r>
            <w:proofErr w:type="spellEnd"/>
          </w:p>
          <w:p w:rsidR="00765652" w:rsidRDefault="007D5CB3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(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gj;jhk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;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tFg;G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)</w:t>
            </w:r>
          </w:p>
        </w:tc>
        <w:tc>
          <w:tcPr>
            <w:tcW w:w="2394" w:type="dxa"/>
            <w:vMerge w:val="restart"/>
          </w:tcPr>
          <w:p w:rsidR="00765652" w:rsidRDefault="007D5CB3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226644 / 2020</w:t>
            </w:r>
          </w:p>
        </w:tc>
        <w:tc>
          <w:tcPr>
            <w:tcW w:w="2394" w:type="dxa"/>
          </w:tcPr>
          <w:p w:rsidR="00765652" w:rsidRDefault="00765652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jkpo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2394" w:type="dxa"/>
          </w:tcPr>
          <w:p w:rsidR="00765652" w:rsidRDefault="007D5CB3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98</w:t>
            </w:r>
          </w:p>
        </w:tc>
      </w:tr>
      <w:tr w:rsidR="00765652" w:rsidTr="00765652">
        <w:tc>
          <w:tcPr>
            <w:tcW w:w="2394" w:type="dxa"/>
            <w:vMerge/>
          </w:tcPr>
          <w:p w:rsidR="00765652" w:rsidRDefault="00765652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  <w:vMerge/>
          </w:tcPr>
          <w:p w:rsidR="00765652" w:rsidRDefault="00765652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</w:tcPr>
          <w:p w:rsidR="00765652" w:rsidRDefault="00765652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Mq;fpyk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2394" w:type="dxa"/>
          </w:tcPr>
          <w:p w:rsidR="00765652" w:rsidRDefault="007D5CB3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99</w:t>
            </w:r>
          </w:p>
        </w:tc>
      </w:tr>
      <w:tr w:rsidR="00765652" w:rsidTr="00765652">
        <w:tc>
          <w:tcPr>
            <w:tcW w:w="2394" w:type="dxa"/>
            <w:vMerge/>
          </w:tcPr>
          <w:p w:rsidR="00765652" w:rsidRDefault="00765652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  <w:vMerge/>
          </w:tcPr>
          <w:p w:rsidR="00765652" w:rsidRDefault="00765652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</w:tcPr>
          <w:p w:rsidR="00765652" w:rsidRDefault="00765652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fzpjk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2394" w:type="dxa"/>
          </w:tcPr>
          <w:p w:rsidR="00765652" w:rsidRDefault="007D5CB3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100</w:t>
            </w:r>
          </w:p>
        </w:tc>
      </w:tr>
      <w:tr w:rsidR="00765652" w:rsidTr="00765652">
        <w:tc>
          <w:tcPr>
            <w:tcW w:w="2394" w:type="dxa"/>
            <w:vMerge/>
          </w:tcPr>
          <w:p w:rsidR="00765652" w:rsidRDefault="00765652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  <w:vMerge/>
          </w:tcPr>
          <w:p w:rsidR="00765652" w:rsidRDefault="00765652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</w:tcPr>
          <w:p w:rsidR="00765652" w:rsidRDefault="00765652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mwptpay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2394" w:type="dxa"/>
          </w:tcPr>
          <w:p w:rsidR="00765652" w:rsidRDefault="007D5CB3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100</w:t>
            </w:r>
          </w:p>
        </w:tc>
      </w:tr>
      <w:tr w:rsidR="00765652" w:rsidTr="00765652">
        <w:tc>
          <w:tcPr>
            <w:tcW w:w="2394" w:type="dxa"/>
            <w:vMerge/>
          </w:tcPr>
          <w:p w:rsidR="00765652" w:rsidRDefault="00765652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  <w:vMerge/>
          </w:tcPr>
          <w:p w:rsidR="00765652" w:rsidRDefault="00765652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</w:tcPr>
          <w:p w:rsidR="00765652" w:rsidRDefault="00765652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r%f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mwptpay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2394" w:type="dxa"/>
          </w:tcPr>
          <w:p w:rsidR="00765652" w:rsidRDefault="007D5CB3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89</w:t>
            </w:r>
          </w:p>
        </w:tc>
      </w:tr>
      <w:tr w:rsidR="00765652" w:rsidTr="00765652">
        <w:tc>
          <w:tcPr>
            <w:tcW w:w="2394" w:type="dxa"/>
            <w:vMerge/>
          </w:tcPr>
          <w:p w:rsidR="00765652" w:rsidRDefault="00765652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  <w:vMerge/>
          </w:tcPr>
          <w:p w:rsidR="00765652" w:rsidRDefault="00765652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</w:tcPr>
          <w:p w:rsidR="00765652" w:rsidRDefault="00765652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nkhj;jk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2394" w:type="dxa"/>
          </w:tcPr>
          <w:p w:rsidR="00765652" w:rsidRDefault="007D5CB3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486</w:t>
            </w:r>
          </w:p>
        </w:tc>
      </w:tr>
    </w:tbl>
    <w:p w:rsidR="00765652" w:rsidRDefault="00765652" w:rsidP="00765652">
      <w:pPr>
        <w:rPr>
          <w:rFonts w:ascii="Bamini" w:hAnsi="Bamini"/>
          <w:sz w:val="24"/>
          <w:szCs w:val="24"/>
          <w:lang w:val="en-IN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765652" w:rsidTr="00765652">
        <w:tc>
          <w:tcPr>
            <w:tcW w:w="4788" w:type="dxa"/>
          </w:tcPr>
          <w:p w:rsidR="00765652" w:rsidRPr="002205B0" w:rsidRDefault="00765652" w:rsidP="00765652">
            <w:pPr>
              <w:pStyle w:val="ListParagraph"/>
              <w:numPr>
                <w:ilvl w:val="0"/>
                <w:numId w:val="4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khw;Wr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;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rhd;wpjo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 ,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izf;fg;gl;Ls;sjh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?</w:t>
            </w:r>
          </w:p>
        </w:tc>
        <w:tc>
          <w:tcPr>
            <w:tcW w:w="4788" w:type="dxa"/>
          </w:tcPr>
          <w:p w:rsidR="00765652" w:rsidRDefault="007D5CB3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Mk;</w:t>
            </w:r>
          </w:p>
        </w:tc>
      </w:tr>
      <w:tr w:rsidR="00765652" w:rsidTr="00765652">
        <w:tc>
          <w:tcPr>
            <w:tcW w:w="4788" w:type="dxa"/>
          </w:tcPr>
          <w:p w:rsidR="00765652" w:rsidRPr="002205B0" w:rsidRDefault="00765652" w:rsidP="00765652">
            <w:pPr>
              <w:pStyle w:val="ListParagraph"/>
              <w:numPr>
                <w:ilvl w:val="0"/>
                <w:numId w:val="4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jha;nkhop</w:t>
            </w:r>
            <w:proofErr w:type="spellEnd"/>
          </w:p>
        </w:tc>
        <w:tc>
          <w:tcPr>
            <w:tcW w:w="4788" w:type="dxa"/>
          </w:tcPr>
          <w:p w:rsidR="00765652" w:rsidRDefault="007D5CB3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jkpo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</w:tr>
      <w:tr w:rsidR="00765652" w:rsidTr="00765652">
        <w:tc>
          <w:tcPr>
            <w:tcW w:w="4788" w:type="dxa"/>
          </w:tcPr>
          <w:p w:rsidR="00765652" w:rsidRDefault="00765652" w:rsidP="00765652">
            <w:pPr>
              <w:pStyle w:val="ListParagraph"/>
              <w:numPr>
                <w:ilvl w:val="0"/>
                <w:numId w:val="4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NrutpUk;Gk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;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ghlg;gphpTk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;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gapw;W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nkhopAk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4788" w:type="dxa"/>
          </w:tcPr>
          <w:p w:rsidR="00765652" w:rsidRDefault="007D5CB3" w:rsidP="00765652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gphpT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vz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; - 103&gt;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jkpo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</w:tr>
    </w:tbl>
    <w:p w:rsidR="00765652" w:rsidRPr="002205B0" w:rsidRDefault="00765652" w:rsidP="00765652">
      <w:pPr>
        <w:rPr>
          <w:rFonts w:ascii="Bamini" w:hAnsi="Bamini"/>
          <w:sz w:val="24"/>
          <w:szCs w:val="24"/>
          <w:lang w:val="en-IN"/>
        </w:rPr>
      </w:pPr>
    </w:p>
    <w:p w:rsidR="00765652" w:rsidRPr="002205B0" w:rsidRDefault="00765652" w:rsidP="00765652">
      <w:pPr>
        <w:ind w:left="4320" w:firstLine="720"/>
        <w:rPr>
          <w:rFonts w:ascii="Bamini" w:hAnsi="Bamini"/>
          <w:sz w:val="24"/>
          <w:szCs w:val="24"/>
          <w:lang w:val="en-IN"/>
        </w:rPr>
      </w:pPr>
      <w:proofErr w:type="spellStart"/>
      <w:proofErr w:type="gramStart"/>
      <w:r w:rsidRPr="002205B0">
        <w:rPr>
          <w:rFonts w:ascii="Bamini" w:hAnsi="Bamini"/>
          <w:sz w:val="24"/>
          <w:szCs w:val="24"/>
          <w:lang w:val="en-IN"/>
        </w:rPr>
        <w:t>khzt</w:t>
      </w:r>
      <w:proofErr w:type="spellEnd"/>
      <w:proofErr w:type="gramEnd"/>
      <w:r w:rsidRPr="002205B0">
        <w:rPr>
          <w:rFonts w:ascii="Bamini" w:hAnsi="Bamini"/>
          <w:sz w:val="24"/>
          <w:szCs w:val="24"/>
          <w:lang w:val="en-IN"/>
        </w:rPr>
        <w:t xml:space="preserve"> </w:t>
      </w:r>
      <w:r w:rsidRPr="002205B0">
        <w:rPr>
          <w:sz w:val="24"/>
          <w:szCs w:val="24"/>
          <w:lang w:val="en-IN"/>
        </w:rPr>
        <w:t xml:space="preserve">/ </w:t>
      </w:r>
      <w:proofErr w:type="spellStart"/>
      <w:r w:rsidRPr="002205B0">
        <w:rPr>
          <w:rFonts w:ascii="Bamini" w:hAnsi="Bamini"/>
          <w:sz w:val="24"/>
          <w:szCs w:val="24"/>
          <w:lang w:val="en-IN"/>
        </w:rPr>
        <w:t>khztpapd</w:t>
      </w:r>
      <w:proofErr w:type="spellEnd"/>
      <w:r w:rsidRPr="002205B0">
        <w:rPr>
          <w:rFonts w:ascii="Bamini" w:hAnsi="Bamini"/>
          <w:sz w:val="24"/>
          <w:szCs w:val="24"/>
          <w:lang w:val="en-IN"/>
        </w:rPr>
        <w:t xml:space="preserve">;; </w:t>
      </w:r>
      <w:proofErr w:type="spellStart"/>
      <w:r w:rsidRPr="002205B0">
        <w:rPr>
          <w:rFonts w:ascii="Bamini" w:hAnsi="Bamini"/>
          <w:sz w:val="24"/>
          <w:szCs w:val="24"/>
          <w:lang w:val="en-IN"/>
        </w:rPr>
        <w:t>ifnahg;gk</w:t>
      </w:r>
      <w:proofErr w:type="spellEnd"/>
      <w:r w:rsidRPr="002205B0">
        <w:rPr>
          <w:rFonts w:ascii="Bamini" w:hAnsi="Bamini"/>
          <w:sz w:val="24"/>
          <w:szCs w:val="24"/>
          <w:lang w:val="en-IN"/>
        </w:rPr>
        <w:t xml:space="preserve">; </w:t>
      </w:r>
    </w:p>
    <w:p w:rsidR="00765652" w:rsidRDefault="007D5CB3" w:rsidP="0076565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mKjh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>.</w:t>
      </w:r>
    </w:p>
    <w:p w:rsidR="00765652" w:rsidRDefault="00765652" w:rsidP="0076565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>----------------</w:t>
      </w:r>
    </w:p>
    <w:p w:rsidR="00765652" w:rsidRDefault="00765652" w:rsidP="00765652">
      <w:pPr>
        <w:rPr>
          <w:rFonts w:ascii="Bamini" w:hAnsi="Bamini"/>
          <w:sz w:val="24"/>
          <w:szCs w:val="24"/>
          <w:lang w:val="en-IN"/>
        </w:rPr>
      </w:pPr>
    </w:p>
    <w:p w:rsidR="00765652" w:rsidRDefault="00765652" w:rsidP="00765652"/>
    <w:sectPr w:rsidR="00765652" w:rsidSect="000E7A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mini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D56B6C"/>
    <w:multiLevelType w:val="multilevel"/>
    <w:tmpl w:val="CC40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A3815C1"/>
    <w:multiLevelType w:val="hybridMultilevel"/>
    <w:tmpl w:val="A9E896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724F4E"/>
    <w:multiLevelType w:val="multilevel"/>
    <w:tmpl w:val="FF54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B93462E"/>
    <w:multiLevelType w:val="multilevel"/>
    <w:tmpl w:val="1914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B7356"/>
    <w:rsid w:val="000B7356"/>
    <w:rsid w:val="000E7A22"/>
    <w:rsid w:val="00205602"/>
    <w:rsid w:val="00237345"/>
    <w:rsid w:val="002637F6"/>
    <w:rsid w:val="00765652"/>
    <w:rsid w:val="007D5CB3"/>
    <w:rsid w:val="00A41B1C"/>
    <w:rsid w:val="00B908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7A22"/>
  </w:style>
  <w:style w:type="paragraph" w:styleId="Heading2">
    <w:name w:val="heading 2"/>
    <w:basedOn w:val="Normal"/>
    <w:link w:val="Heading2Char"/>
    <w:uiPriority w:val="9"/>
    <w:qFormat/>
    <w:rsid w:val="000B73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B735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0B7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73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735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65652"/>
    <w:pPr>
      <w:ind w:left="720"/>
      <w:contextualSpacing/>
    </w:pPr>
  </w:style>
  <w:style w:type="table" w:styleId="TableGrid">
    <w:name w:val="Table Grid"/>
    <w:basedOn w:val="TableNormal"/>
    <w:uiPriority w:val="59"/>
    <w:rsid w:val="0076565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98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9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7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953</Words>
  <Characters>5435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6376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Corporate Edition</dc:creator>
  <cp:keywords/>
  <dc:description/>
  <cp:lastModifiedBy>Corporate Edition</cp:lastModifiedBy>
  <cp:revision>6</cp:revision>
  <dcterms:created xsi:type="dcterms:W3CDTF">2020-12-06T06:22:00Z</dcterms:created>
  <dcterms:modified xsi:type="dcterms:W3CDTF">2020-12-06T06:59:00Z</dcterms:modified>
</cp:coreProperties>
</file>