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0686" w:rsidRDefault="003F0686" w:rsidP="003F0686">
      <w:pPr>
        <w:jc w:val="center"/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MjH\; Nkdpiyg; gs;sp </w:t>
      </w:r>
      <w:r>
        <w:rPr>
          <w:rFonts w:ascii="Arial" w:hAnsi="Arial" w:cs="Arial"/>
          <w:b/>
          <w:sz w:val="24"/>
          <w:szCs w:val="24"/>
          <w:lang w:val="en-IN"/>
        </w:rPr>
        <w:t>–</w:t>
      </w:r>
      <w:r>
        <w:rPr>
          <w:rFonts w:ascii="Bamini" w:hAnsi="Bamini"/>
          <w:b/>
          <w:sz w:val="24"/>
          <w:szCs w:val="24"/>
          <w:lang w:val="en-IN"/>
        </w:rPr>
        <w:t xml:space="preserve"> nghd;Ndhp</w:t>
      </w:r>
    </w:p>
    <w:p w:rsidR="003F0686" w:rsidRDefault="003F0686" w:rsidP="003F0686">
      <w:pPr>
        <w:ind w:left="2880" w:firstLine="720"/>
        <w:rPr>
          <w:rFonts w:ascii="Bamini" w:hAnsi="Bamini"/>
          <w:b/>
          <w:sz w:val="24"/>
          <w:szCs w:val="24"/>
          <w:lang w:val="en-IN"/>
        </w:rPr>
      </w:pPr>
      <w:r>
        <w:rPr>
          <w:rFonts w:ascii="Arial" w:hAnsi="Arial" w:cs="Arial"/>
          <w:b/>
          <w:sz w:val="24"/>
          <w:szCs w:val="24"/>
          <w:lang w:val="en-IN"/>
        </w:rPr>
        <w:t>SAT  - Answer Key</w:t>
      </w:r>
    </w:p>
    <w:p w:rsidR="003F0686" w:rsidRDefault="003F0686" w:rsidP="003F0686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ghlk; - jkpo;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kjpg;ngz;fs; - 50</w:t>
      </w:r>
    </w:p>
    <w:p w:rsidR="003F0686" w:rsidRDefault="003F0686" w:rsidP="003F0686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tFg;G </w:t>
      </w:r>
      <w:r>
        <w:rPr>
          <w:rFonts w:ascii="Arial" w:hAnsi="Arial" w:cs="Arial"/>
          <w:b/>
          <w:sz w:val="24"/>
          <w:szCs w:val="24"/>
          <w:lang w:val="en-IN"/>
        </w:rPr>
        <w:t>–</w:t>
      </w:r>
      <w:r>
        <w:rPr>
          <w:rFonts w:ascii="Bamini" w:hAnsi="Bamini"/>
          <w:b/>
          <w:sz w:val="24"/>
          <w:szCs w:val="24"/>
          <w:lang w:val="en-IN"/>
        </w:rPr>
        <w:t xml:space="preserve"> 10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</w:p>
    <w:p w:rsidR="003F0686" w:rsidRDefault="003F0686" w:rsidP="003F0686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m) FWtpdhf;fSf;F tpilasp (vitNaDk; 5 kl;Lk; )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 xml:space="preserve">5 </w:t>
      </w:r>
      <w:r>
        <w:rPr>
          <w:b/>
          <w:sz w:val="24"/>
          <w:szCs w:val="24"/>
          <w:lang w:val="en-IN"/>
        </w:rPr>
        <w:t>X 2 =10</w:t>
      </w:r>
      <w:r>
        <w:rPr>
          <w:rFonts w:ascii="Bamini" w:hAnsi="Bamini"/>
          <w:b/>
          <w:sz w:val="24"/>
          <w:szCs w:val="24"/>
          <w:lang w:val="en-IN"/>
        </w:rPr>
        <w:t xml:space="preserve"> </w:t>
      </w:r>
    </w:p>
    <w:p w:rsidR="003F0686" w:rsidRDefault="003F0686" w:rsidP="003F0686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1. 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>ekf;F capH fhw;W</w:t>
      </w:r>
    </w:p>
    <w:p w:rsidR="003F0686" w:rsidRDefault="003F0686" w:rsidP="003F0686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  <w:t>fhw;Wf;F tuk; kuk; - kuq;fis</w:t>
      </w:r>
    </w:p>
    <w:p w:rsidR="003F0686" w:rsidRDefault="003F0686" w:rsidP="003F0686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  <w:t>ntl;b vwpahky; el;L tsHg;Nghk; - ,J Nghd;W cyff; fhw;W ehs; tpopg;GzHTf;fhd ,uz;L Kof;fj;njhlHfis vOJf.</w:t>
      </w:r>
    </w:p>
    <w:p w:rsidR="003F0686" w:rsidRDefault="003F0686" w:rsidP="003F0686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31"/>
          <w:szCs w:val="31"/>
        </w:rPr>
      </w:pPr>
      <w:r>
        <w:rPr>
          <w:rFonts w:ascii="Latha" w:hAnsi="Latha" w:cs="Latha"/>
          <w:color w:val="3A3A3A"/>
          <w:sz w:val="31"/>
          <w:szCs w:val="31"/>
        </w:rPr>
        <w:t>உயிர்களின்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சுவாசம்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காற்று</w:t>
      </w:r>
      <w:r>
        <w:rPr>
          <w:rFonts w:ascii="Segoe UI" w:hAnsi="Segoe UI" w:cs="Segoe UI"/>
          <w:color w:val="3A3A3A"/>
          <w:sz w:val="31"/>
          <w:szCs w:val="31"/>
        </w:rPr>
        <w:t>!</w:t>
      </w:r>
      <w:r>
        <w:rPr>
          <w:rFonts w:ascii="Segoe UI" w:hAnsi="Segoe UI" w:cs="Segoe UI"/>
          <w:color w:val="3A3A3A"/>
          <w:sz w:val="31"/>
          <w:szCs w:val="31"/>
        </w:rPr>
        <w:br/>
      </w:r>
      <w:r>
        <w:rPr>
          <w:rFonts w:ascii="Latha" w:hAnsi="Latha" w:cs="Latha"/>
          <w:color w:val="3A3A3A"/>
          <w:sz w:val="31"/>
          <w:szCs w:val="31"/>
        </w:rPr>
        <w:t>காற்றின்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சுவாசம்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மரம்</w:t>
      </w:r>
      <w:r>
        <w:rPr>
          <w:rFonts w:ascii="Segoe UI" w:hAnsi="Segoe UI" w:cs="Segoe UI"/>
          <w:color w:val="3A3A3A"/>
          <w:sz w:val="31"/>
          <w:szCs w:val="31"/>
        </w:rPr>
        <w:t>!</w:t>
      </w:r>
    </w:p>
    <w:p w:rsidR="003F0686" w:rsidRDefault="003F0686" w:rsidP="003F0686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31"/>
          <w:szCs w:val="31"/>
        </w:rPr>
      </w:pPr>
      <w:r>
        <w:rPr>
          <w:rFonts w:ascii="Latha" w:hAnsi="Latha" w:cs="Latha"/>
          <w:color w:val="3A3A3A"/>
          <w:sz w:val="31"/>
          <w:szCs w:val="31"/>
        </w:rPr>
        <w:t>தூய்மையை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நேசிப்போம்</w:t>
      </w:r>
      <w:r>
        <w:rPr>
          <w:rFonts w:ascii="Segoe UI" w:hAnsi="Segoe UI" w:cs="Segoe UI"/>
          <w:color w:val="3A3A3A"/>
          <w:sz w:val="31"/>
          <w:szCs w:val="31"/>
        </w:rPr>
        <w:t>!</w:t>
      </w:r>
      <w:r>
        <w:rPr>
          <w:rFonts w:ascii="Segoe UI" w:hAnsi="Segoe UI" w:cs="Segoe UI"/>
          <w:color w:val="3A3A3A"/>
          <w:sz w:val="31"/>
          <w:szCs w:val="31"/>
        </w:rPr>
        <w:br/>
      </w:r>
      <w:r>
        <w:rPr>
          <w:rFonts w:ascii="Latha" w:hAnsi="Latha" w:cs="Latha"/>
          <w:color w:val="3A3A3A"/>
          <w:sz w:val="31"/>
          <w:szCs w:val="31"/>
        </w:rPr>
        <w:t>தூய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காற்றைச்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சுவாசிப்போம்</w:t>
      </w:r>
      <w:r>
        <w:rPr>
          <w:rFonts w:ascii="Segoe UI" w:hAnsi="Segoe UI" w:cs="Segoe UI"/>
          <w:color w:val="3A3A3A"/>
          <w:sz w:val="31"/>
          <w:szCs w:val="31"/>
        </w:rPr>
        <w:t>!</w:t>
      </w:r>
    </w:p>
    <w:p w:rsidR="003F0686" w:rsidRDefault="003F0686" w:rsidP="003F0686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2. trd ftpij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Fwpg;G tiuf.</w:t>
      </w:r>
    </w:p>
    <w:p w:rsidR="003F0686" w:rsidRPr="003F0686" w:rsidRDefault="003F0686" w:rsidP="003F0686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3F0686">
        <w:rPr>
          <w:rFonts w:ascii="Latha" w:eastAsia="Times New Roman" w:hAnsi="Latha" w:cs="Latha"/>
          <w:color w:val="3A3A3A"/>
          <w:sz w:val="31"/>
          <w:szCs w:val="31"/>
        </w:rPr>
        <w:t>உரைநடையும்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கவிதையும்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இணைந்து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யாப்புக்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கட்டுகளுக்கு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அப்பாற்பட்டு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உருவாக்கப்படும்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>.</w:t>
      </w:r>
    </w:p>
    <w:p w:rsidR="003F0686" w:rsidRPr="003F0686" w:rsidRDefault="003F0686" w:rsidP="003F0686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3F0686">
        <w:rPr>
          <w:rFonts w:ascii="Latha" w:eastAsia="Times New Roman" w:hAnsi="Latha" w:cs="Latha"/>
          <w:color w:val="3A3A3A"/>
          <w:sz w:val="31"/>
          <w:szCs w:val="31"/>
        </w:rPr>
        <w:t>கவிதை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வடிவம்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வசன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கவிதை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எனப்படும்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>.</w:t>
      </w:r>
    </w:p>
    <w:p w:rsidR="003F0686" w:rsidRPr="003F0686" w:rsidRDefault="003F0686" w:rsidP="003F0686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3F0686">
        <w:rPr>
          <w:rFonts w:ascii="Latha" w:eastAsia="Times New Roman" w:hAnsi="Latha" w:cs="Latha"/>
          <w:color w:val="3A3A3A"/>
          <w:sz w:val="31"/>
          <w:szCs w:val="31"/>
        </w:rPr>
        <w:t>ஆங்கிலத்தில்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Prose Poetry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என்பர்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>.</w:t>
      </w:r>
    </w:p>
    <w:p w:rsidR="003F0686" w:rsidRPr="003F0686" w:rsidRDefault="003F0686" w:rsidP="003F0686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3F0686">
        <w:rPr>
          <w:rFonts w:ascii="Latha" w:eastAsia="Times New Roman" w:hAnsi="Latha" w:cs="Latha"/>
          <w:color w:val="3A3A3A"/>
          <w:sz w:val="31"/>
          <w:szCs w:val="31"/>
        </w:rPr>
        <w:t>தமிழில்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பாரதியார்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இதனை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அறிமுகம்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செய்தார்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>.</w:t>
      </w:r>
    </w:p>
    <w:p w:rsidR="003F0686" w:rsidRPr="003F0686" w:rsidRDefault="003F0686" w:rsidP="003F0686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3F0686">
        <w:rPr>
          <w:rFonts w:ascii="Latha" w:eastAsia="Times New Roman" w:hAnsi="Latha" w:cs="Latha"/>
          <w:color w:val="3A3A3A"/>
          <w:sz w:val="31"/>
          <w:szCs w:val="31"/>
        </w:rPr>
        <w:t>சான்று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: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br/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இவ்வுலகம்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இனியது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,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இதிலுள்ள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வான்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இனிமை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br/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யுடையது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காற்றும்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இனிது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–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பாரதியார்</w:t>
      </w:r>
    </w:p>
    <w:p w:rsidR="003F0686" w:rsidRDefault="003F0686" w:rsidP="003F0686">
      <w:pPr>
        <w:rPr>
          <w:rFonts w:ascii="Bamini" w:hAnsi="Bamini"/>
          <w:sz w:val="24"/>
          <w:szCs w:val="24"/>
          <w:lang w:val="en-IN"/>
        </w:rPr>
      </w:pPr>
    </w:p>
    <w:p w:rsidR="003F0686" w:rsidRDefault="003F0686" w:rsidP="003F0686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lastRenderedPageBreak/>
        <w:t>3. jz;zPH Fb&gt; japHf;Flk; Mfpa njhifepiyj; njhlHfis tphpj;J vOJf. njhlhpy; mikf;f.</w:t>
      </w:r>
    </w:p>
    <w:p w:rsidR="00A636C3" w:rsidRPr="00A636C3" w:rsidRDefault="00A636C3" w:rsidP="00A636C3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A636C3">
        <w:rPr>
          <w:rFonts w:ascii="Latha" w:eastAsia="Times New Roman" w:hAnsi="Latha" w:cs="Latha"/>
          <w:color w:val="3A3A3A"/>
          <w:sz w:val="31"/>
          <w:szCs w:val="31"/>
        </w:rPr>
        <w:t>தண்ணீ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ர்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குடி</w:t>
      </w:r>
    </w:p>
    <w:p w:rsidR="00A636C3" w:rsidRPr="00A636C3" w:rsidRDefault="00A636C3" w:rsidP="00A636C3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A636C3">
        <w:rPr>
          <w:rFonts w:ascii="Latha" w:eastAsia="Times New Roman" w:hAnsi="Latha" w:cs="Latha"/>
          <w:color w:val="3A3A3A"/>
          <w:sz w:val="31"/>
          <w:szCs w:val="31"/>
        </w:rPr>
        <w:t>தண்ணீரைக்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குடி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(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இரண்டாம்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வேற்றுமைத்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தொகை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>)</w:t>
      </w:r>
    </w:p>
    <w:p w:rsidR="00A636C3" w:rsidRPr="00A636C3" w:rsidRDefault="00A636C3" w:rsidP="00A636C3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A636C3">
        <w:rPr>
          <w:rFonts w:ascii="Latha" w:eastAsia="Times New Roman" w:hAnsi="Latha" w:cs="Latha"/>
          <w:color w:val="3A3A3A"/>
          <w:sz w:val="31"/>
          <w:szCs w:val="31"/>
        </w:rPr>
        <w:t>மிகுந்த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தாகத்தினால்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தண்ணீரைக்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குடித்தேன்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>.</w:t>
      </w:r>
    </w:p>
    <w:p w:rsidR="00A636C3" w:rsidRPr="00A636C3" w:rsidRDefault="00A636C3" w:rsidP="00A636C3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A636C3">
        <w:rPr>
          <w:rFonts w:ascii="Latha" w:eastAsia="Times New Roman" w:hAnsi="Latha" w:cs="Latha"/>
          <w:color w:val="3A3A3A"/>
          <w:sz w:val="31"/>
          <w:szCs w:val="31"/>
        </w:rPr>
        <w:t>தயிர்க்குடம்</w:t>
      </w:r>
    </w:p>
    <w:p w:rsidR="00A636C3" w:rsidRPr="00A636C3" w:rsidRDefault="00A636C3" w:rsidP="00A636C3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A636C3">
        <w:rPr>
          <w:rFonts w:ascii="Latha" w:eastAsia="Times New Roman" w:hAnsi="Latha" w:cs="Latha"/>
          <w:color w:val="3A3A3A"/>
          <w:sz w:val="31"/>
          <w:szCs w:val="31"/>
        </w:rPr>
        <w:t>தயிரை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உடைய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குடம்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(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இரண்டாம்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வேற்றுமை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உருபும்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பயனும்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உடன்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தொக்கத்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தொகை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>)</w:t>
      </w:r>
    </w:p>
    <w:p w:rsidR="00A636C3" w:rsidRPr="00A636C3" w:rsidRDefault="00A636C3" w:rsidP="00A636C3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A636C3">
        <w:rPr>
          <w:rFonts w:ascii="Latha" w:eastAsia="Times New Roman" w:hAnsi="Latha" w:cs="Latha"/>
          <w:color w:val="3A3A3A"/>
          <w:sz w:val="31"/>
          <w:szCs w:val="31"/>
        </w:rPr>
        <w:t>கமலா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தயிர்க்குடத்திலிருந்து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தயிரை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ஊற்றினாள்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>.</w:t>
      </w:r>
    </w:p>
    <w:p w:rsidR="003F0686" w:rsidRDefault="003F0686" w:rsidP="003F0686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4. ngw;NwhH NtiyapypUe;J jhkjkhFk; NghJ mOk; jk;gpf;F ePq;fs; $Wk; MWjy; nrhw;fis vOJf.</w:t>
      </w:r>
    </w:p>
    <w:p w:rsidR="003F0686" w:rsidRDefault="003F0686" w:rsidP="003F0686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31"/>
          <w:szCs w:val="31"/>
        </w:rPr>
      </w:pPr>
      <w:r>
        <w:rPr>
          <w:rFonts w:ascii="Latha" w:hAnsi="Latha" w:cs="Latha"/>
          <w:color w:val="3A3A3A"/>
          <w:sz w:val="31"/>
          <w:szCs w:val="31"/>
        </w:rPr>
        <w:t>தம்பி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அழாதே</w:t>
      </w:r>
      <w:r>
        <w:rPr>
          <w:rFonts w:ascii="Segoe UI" w:hAnsi="Segoe UI" w:cs="Segoe UI"/>
          <w:color w:val="3A3A3A"/>
          <w:sz w:val="31"/>
          <w:szCs w:val="31"/>
        </w:rPr>
        <w:t xml:space="preserve">! </w:t>
      </w:r>
      <w:r>
        <w:rPr>
          <w:rFonts w:ascii="Latha" w:hAnsi="Latha" w:cs="Latha"/>
          <w:color w:val="3A3A3A"/>
          <w:sz w:val="31"/>
          <w:szCs w:val="31"/>
        </w:rPr>
        <w:t>அப்பாவும்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அம்மாவும்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விரைவில்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வந்து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விடுவார்கள்</w:t>
      </w:r>
      <w:r>
        <w:rPr>
          <w:rFonts w:ascii="Segoe UI" w:hAnsi="Segoe UI" w:cs="Segoe UI"/>
          <w:color w:val="3A3A3A"/>
          <w:sz w:val="31"/>
          <w:szCs w:val="31"/>
        </w:rPr>
        <w:t xml:space="preserve">. </w:t>
      </w:r>
      <w:r>
        <w:rPr>
          <w:rFonts w:ascii="Latha" w:hAnsi="Latha" w:cs="Latha"/>
          <w:color w:val="3A3A3A"/>
          <w:sz w:val="31"/>
          <w:szCs w:val="31"/>
        </w:rPr>
        <w:t>வரும்போது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உனக்கு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விளையாட்டுப்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பொருட்களை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வாங்கிக்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கொண்டு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வருவார்கள்</w:t>
      </w:r>
      <w:r>
        <w:rPr>
          <w:rFonts w:ascii="Segoe UI" w:hAnsi="Segoe UI" w:cs="Segoe UI"/>
          <w:color w:val="3A3A3A"/>
          <w:sz w:val="31"/>
          <w:szCs w:val="31"/>
        </w:rPr>
        <w:t>.</w:t>
      </w:r>
    </w:p>
    <w:p w:rsidR="003F0686" w:rsidRDefault="003F0686" w:rsidP="003F0686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5. khmy; - nghUSk; ,yf;fzf;Fwpg;Gk; jUf.</w:t>
      </w:r>
    </w:p>
    <w:p w:rsidR="003F0686" w:rsidRDefault="003F0686" w:rsidP="003F0686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nghUs; - jpUkhy;&gt; NgUUtk;</w:t>
      </w:r>
    </w:p>
    <w:p w:rsidR="003F0686" w:rsidRDefault="003F0686" w:rsidP="003F0686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,yf;fzf;Fwpg;G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nra;Aspir msngil&gt; chpr;nrhy; njhlH</w:t>
      </w:r>
    </w:p>
    <w:p w:rsidR="003F0686" w:rsidRDefault="003F0686" w:rsidP="003F0686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6. Ky;iyg;ghl;bd; MrphpaH ahH?</w:t>
      </w:r>
    </w:p>
    <w:p w:rsidR="003F0686" w:rsidRDefault="003F0686" w:rsidP="003F0686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eg;G+jdhH</w:t>
      </w:r>
    </w:p>
    <w:p w:rsidR="003F0686" w:rsidRDefault="003F0686" w:rsidP="003F0686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7. ghujpahH vt;thnwy;yhk; ghuhl;lg;gLfpwhH?</w:t>
      </w:r>
    </w:p>
    <w:p w:rsidR="003F0686" w:rsidRDefault="003F0686" w:rsidP="003F0686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ePLJapy; ePf;fg; ghbte;j epyh&gt; rpe;Jf;Fj; je;ij vd;nwy;yhk; ghuhl;lg;gLfpwhH.</w:t>
      </w:r>
    </w:p>
    <w:p w:rsidR="003F0686" w:rsidRDefault="003F0686" w:rsidP="003F0686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M) rpWtpdhf;fSf;F tpilasp (vitNaDk; 3 kl;Lk; )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 xml:space="preserve">3 </w:t>
      </w:r>
      <w:r>
        <w:rPr>
          <w:b/>
          <w:sz w:val="24"/>
          <w:szCs w:val="24"/>
          <w:lang w:val="en-IN"/>
        </w:rPr>
        <w:t>X 5 =</w:t>
      </w:r>
      <w:r>
        <w:rPr>
          <w:rFonts w:ascii="Bamini" w:hAnsi="Bamini"/>
          <w:b/>
          <w:sz w:val="24"/>
          <w:szCs w:val="24"/>
          <w:lang w:val="en-IN"/>
        </w:rPr>
        <w:t xml:space="preserve"> 15</w:t>
      </w:r>
      <w:r>
        <w:rPr>
          <w:rFonts w:ascii="Bamini" w:hAnsi="Bamini"/>
          <w:b/>
          <w:sz w:val="24"/>
          <w:szCs w:val="24"/>
          <w:lang w:val="en-IN"/>
        </w:rPr>
        <w:tab/>
      </w:r>
    </w:p>
    <w:p w:rsidR="003F0686" w:rsidRDefault="003F0686" w:rsidP="003F0686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8. capuhf ehd;. gy ngaHfspy; ehd;. ehd;F jpirapYk; ehd;. ,yf;fpaj;jpy; ehd;. Ke;ePH ehtha; Xl;bahf ehd; ... Kjypa jiyg;Gfspy; fhw;W jd;idg; gw;wp NgRfpwJ. ,t;thW </w:t>
      </w:r>
      <w:r>
        <w:rPr>
          <w:rFonts w:ascii="Arial" w:hAnsi="Arial" w:cs="Arial"/>
          <w:sz w:val="24"/>
          <w:szCs w:val="24"/>
          <w:lang w:val="en-IN"/>
        </w:rPr>
        <w:t>‘</w:t>
      </w:r>
      <w:r>
        <w:rPr>
          <w:rFonts w:ascii="Bamini" w:hAnsi="Bamini"/>
          <w:sz w:val="24"/>
          <w:szCs w:val="24"/>
          <w:lang w:val="en-IN"/>
        </w:rPr>
        <w:t>ePH</w:t>
      </w:r>
      <w:r>
        <w:rPr>
          <w:rFonts w:ascii="Arial" w:hAnsi="Arial" w:cs="Arial"/>
          <w:sz w:val="24"/>
          <w:szCs w:val="24"/>
          <w:lang w:val="en-IN"/>
        </w:rPr>
        <w:t>’</w:t>
      </w:r>
      <w:r>
        <w:rPr>
          <w:rFonts w:ascii="Bamini" w:hAnsi="Bamini"/>
          <w:sz w:val="24"/>
          <w:szCs w:val="24"/>
          <w:lang w:val="en-IN"/>
        </w:rPr>
        <w:t xml:space="preserve"> jd;idg; gw;wp Ngrpdhy;... cq;fSila fw;gidapy; jiyg;Gfis vOJf.</w:t>
      </w:r>
    </w:p>
    <w:p w:rsidR="003F0686" w:rsidRPr="003F0686" w:rsidRDefault="003F0686" w:rsidP="003F0686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3F0686">
        <w:rPr>
          <w:rFonts w:ascii="Latha" w:eastAsia="Times New Roman" w:hAnsi="Latha" w:cs="Latha"/>
          <w:color w:val="3A3A3A"/>
          <w:sz w:val="31"/>
          <w:szCs w:val="31"/>
        </w:rPr>
        <w:lastRenderedPageBreak/>
        <w:t>நானே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!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நீர்</w:t>
      </w:r>
    </w:p>
    <w:p w:rsidR="003F0686" w:rsidRPr="003F0686" w:rsidRDefault="003F0686" w:rsidP="003F0686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3F0686">
        <w:rPr>
          <w:rFonts w:ascii="Latha" w:eastAsia="Times New Roman" w:hAnsi="Latha" w:cs="Latha"/>
          <w:color w:val="3A3A3A"/>
          <w:sz w:val="31"/>
          <w:szCs w:val="31"/>
        </w:rPr>
        <w:t>உலகில்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முக்கால்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பாகம்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நான்</w:t>
      </w:r>
    </w:p>
    <w:p w:rsidR="003F0686" w:rsidRPr="003F0686" w:rsidRDefault="003F0686" w:rsidP="003F0686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3F0686">
        <w:rPr>
          <w:rFonts w:ascii="Latha" w:eastAsia="Times New Roman" w:hAnsi="Latha" w:cs="Latha"/>
          <w:color w:val="3A3A3A"/>
          <w:sz w:val="31"/>
          <w:szCs w:val="31"/>
        </w:rPr>
        <w:t>நான்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இல்லை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என்றால்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உலகம்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இல்லை</w:t>
      </w:r>
    </w:p>
    <w:p w:rsidR="003F0686" w:rsidRPr="003F0686" w:rsidRDefault="003F0686" w:rsidP="003F0686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3F0686">
        <w:rPr>
          <w:rFonts w:ascii="Latha" w:eastAsia="Times New Roman" w:hAnsi="Latha" w:cs="Latha"/>
          <w:color w:val="3A3A3A"/>
          <w:sz w:val="31"/>
          <w:szCs w:val="31"/>
        </w:rPr>
        <w:t>ஆதவனின்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அணைப்பில்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கருவுற்று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br/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மேகமாய்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வளர்ந்து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br/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மழையாய்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பிறப்பேன்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நான்</w:t>
      </w:r>
    </w:p>
    <w:p w:rsidR="003F0686" w:rsidRPr="003F0686" w:rsidRDefault="003F0686" w:rsidP="003F0686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3F0686">
        <w:rPr>
          <w:rFonts w:ascii="Latha" w:eastAsia="Times New Roman" w:hAnsi="Latha" w:cs="Latha"/>
          <w:color w:val="3A3A3A"/>
          <w:sz w:val="31"/>
          <w:szCs w:val="31"/>
        </w:rPr>
        <w:t>விண்ணிலிருந்து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நான்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விழுந்தால்</w:t>
      </w:r>
    </w:p>
    <w:p w:rsidR="003F0686" w:rsidRPr="003F0686" w:rsidRDefault="003F0686" w:rsidP="003F0686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3F0686">
        <w:rPr>
          <w:rFonts w:ascii="Latha" w:eastAsia="Times New Roman" w:hAnsi="Latha" w:cs="Latha"/>
          <w:color w:val="3A3A3A"/>
          <w:sz w:val="31"/>
          <w:szCs w:val="31"/>
        </w:rPr>
        <w:t>என்னைக்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கண்டு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உலகம்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சிரிக்கும்</w:t>
      </w:r>
    </w:p>
    <w:p w:rsidR="003F0686" w:rsidRPr="003F0686" w:rsidRDefault="003F0686" w:rsidP="003F0686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3F0686">
        <w:rPr>
          <w:rFonts w:ascii="Latha" w:eastAsia="Times New Roman" w:hAnsi="Latha" w:cs="Latha"/>
          <w:color w:val="3A3A3A"/>
          <w:sz w:val="31"/>
          <w:szCs w:val="31"/>
        </w:rPr>
        <w:t>மலையில்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விழுந்து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br/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நதியில்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ஓடி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br/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கடலில்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சங்கமிக்கும்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br/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சரித்திர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நாயகன்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நான்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>.</w:t>
      </w:r>
    </w:p>
    <w:p w:rsidR="003F0686" w:rsidRDefault="003F0686" w:rsidP="003F0686">
      <w:pPr>
        <w:rPr>
          <w:rFonts w:ascii="Bamini" w:hAnsi="Bamini"/>
          <w:sz w:val="24"/>
          <w:szCs w:val="24"/>
          <w:lang w:val="en-IN"/>
        </w:rPr>
      </w:pPr>
    </w:p>
    <w:p w:rsidR="003F0686" w:rsidRDefault="003F0686" w:rsidP="003F0686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9. Nrhiyf;(G+q;fh) fhw;Wk; kpd;tprpwpf; fhw;Wk; Ngrpf;nfhs;tJNghy; XH ciuahly; mikf;f.</w:t>
      </w:r>
    </w:p>
    <w:p w:rsidR="003F0686" w:rsidRDefault="003F0686" w:rsidP="003F0686">
      <w:pPr>
        <w:rPr>
          <w:rFonts w:ascii="Bamini" w:hAnsi="Bamini"/>
          <w:sz w:val="24"/>
          <w:szCs w:val="24"/>
          <w:lang w:val="en-IN"/>
        </w:rPr>
      </w:pP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மின்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விசிறிக்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காற்று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: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நண்பா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!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வா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எங்கெல்லாம்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சுற்றித்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திரிந்து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வருகிறாய்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?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என்னைப்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போல்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நிலையாக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ஓரிடத்திலிருந்து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வீசக்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கூடாதா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>.</w:t>
      </w:r>
      <w:r>
        <w:rPr>
          <w:rFonts w:ascii="Segoe UI" w:hAnsi="Segoe UI" w:cs="Segoe UI"/>
          <w:color w:val="3A3A3A"/>
          <w:sz w:val="31"/>
          <w:szCs w:val="31"/>
        </w:rPr>
        <w:br/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சோலைக்காற்று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: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நீ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ஓரிடத்தில்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இருந்து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நிலையாக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வீசினாலும்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உன்னை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இயக்க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ஒருவர்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தேவை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.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அது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மட்டுமல்லாமல்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நீ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கொடுக்கும்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வெப்பக்காற்றை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மனிதர்கள்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வேறு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வழியின்றி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பயன்படுத்துகின்றனர்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.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மின்சாரம்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தடைப்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பட்டாலும்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மனிதர்கள்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உன்னை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இயக்க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முடியாது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>.</w:t>
      </w:r>
      <w:r>
        <w:rPr>
          <w:rFonts w:ascii="Segoe UI" w:hAnsi="Segoe UI" w:cs="Segoe UI"/>
          <w:color w:val="3A3A3A"/>
          <w:sz w:val="31"/>
          <w:szCs w:val="31"/>
        </w:rPr>
        <w:br/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lastRenderedPageBreak/>
        <w:t>மின்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விசிறிக்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காற்று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: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மனிதர்கள்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உன்னை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விரும்புகிறார்களா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>?</w:t>
      </w:r>
      <w:r>
        <w:rPr>
          <w:rFonts w:ascii="Segoe UI" w:hAnsi="Segoe UI" w:cs="Segoe UI"/>
          <w:color w:val="3A3A3A"/>
          <w:sz w:val="31"/>
          <w:szCs w:val="31"/>
        </w:rPr>
        <w:br/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சோலைக்காற்று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: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ஆம்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,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நான்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மக்களுக்குக்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குளிர்ந்த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காற்றைக்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கொடுக்கிறேன்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.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என்னிலிருந்து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மின்சாரம்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தயாரிக்கின்றனர்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.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காற்றாலை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மின்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உற்பத்தியில்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இந்தியா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ஐந்தாம்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இடத்திலும்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தமிழகம்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முதல்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இடத்திலும்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உள்ளது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.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புதுப்பிக்கக்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கூடிய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வளமான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என்னைப்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பயன்படுத்தி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மின்னாற்றலை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உருவாக்கும்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போது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நிலக்கரியின்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தேவை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குறைந்து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கனிம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வளங்கள்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பாதுகாக்கப்படுகிறது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>.</w:t>
      </w:r>
      <w:r>
        <w:rPr>
          <w:rFonts w:ascii="Segoe UI" w:hAnsi="Segoe UI" w:cs="Segoe UI"/>
          <w:color w:val="3A3A3A"/>
          <w:sz w:val="31"/>
          <w:szCs w:val="31"/>
        </w:rPr>
        <w:br/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மின்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விசிறிக்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காற்று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: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இத்தனை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சிறப்புகள்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கொண்ட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உன்னை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வைத்து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ஒரு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புது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மொழியை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உலகிற்குக்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கூறப்போகிறேன்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>.</w:t>
      </w:r>
      <w:r>
        <w:rPr>
          <w:rFonts w:ascii="Segoe UI" w:hAnsi="Segoe UI" w:cs="Segoe UI"/>
          <w:color w:val="3A3A3A"/>
          <w:sz w:val="31"/>
          <w:szCs w:val="31"/>
        </w:rPr>
        <w:br/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சோலைக்காற்று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: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அப்படியா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!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அப்புது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மொழி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யாது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>?</w:t>
      </w:r>
      <w:r>
        <w:rPr>
          <w:rFonts w:ascii="Segoe UI" w:hAnsi="Segoe UI" w:cs="Segoe UI"/>
          <w:color w:val="3A3A3A"/>
          <w:sz w:val="31"/>
          <w:szCs w:val="31"/>
        </w:rPr>
        <w:br/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மின்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விசிறிக்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காற்று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: “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காற்றுள்ள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போதே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மின்சாரம்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எடுத்துக்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கொள்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>”.</w:t>
      </w:r>
    </w:p>
    <w:p w:rsidR="003F0686" w:rsidRDefault="003F0686" w:rsidP="003F0686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10. Njhl;lj;jpy; ky;ypif;G+ gwpj;j G+q;nfhb&gt; tUk;topapy; MLkhLfSf;Fj; jz;zPHj; njhl;bapy; FbePH epug;gpdhs;. tPl;bDws; te;jts; RtHf;fbfhuj;jpy; kzp ghHj;jhs;.</w:t>
      </w:r>
    </w:p>
    <w:p w:rsidR="003F0686" w:rsidRDefault="003F0686" w:rsidP="003F0686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,g;gj;jpapy; cs;s njhifepiyj; njhlHfspd; tiffisf; Fwpg;gpl;L&gt; tphpj;J vOJf.</w:t>
      </w:r>
    </w:p>
    <w:p w:rsidR="00A636C3" w:rsidRPr="00A636C3" w:rsidRDefault="00A636C3" w:rsidP="00A636C3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A636C3">
        <w:rPr>
          <w:rFonts w:ascii="Latha" w:eastAsia="Times New Roman" w:hAnsi="Latha" w:cs="Latha"/>
          <w:color w:val="3A3A3A"/>
          <w:sz w:val="31"/>
          <w:szCs w:val="31"/>
        </w:rPr>
        <w:t>மல்லிகைப்பூ</w:t>
      </w:r>
    </w:p>
    <w:p w:rsidR="00A636C3" w:rsidRPr="00A636C3" w:rsidRDefault="00A636C3" w:rsidP="00A636C3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A636C3">
        <w:rPr>
          <w:rFonts w:ascii="Latha" w:eastAsia="Times New Roman" w:hAnsi="Latha" w:cs="Latha"/>
          <w:color w:val="3A3A3A"/>
          <w:sz w:val="31"/>
          <w:szCs w:val="31"/>
        </w:rPr>
        <w:t>இரு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பெயரொட்டுப்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பண்புத்தொகை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>.</w:t>
      </w:r>
    </w:p>
    <w:p w:rsidR="00A636C3" w:rsidRPr="00A636C3" w:rsidRDefault="00A636C3" w:rsidP="00A636C3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A636C3">
        <w:rPr>
          <w:rFonts w:ascii="Latha" w:eastAsia="Times New Roman" w:hAnsi="Latha" w:cs="Latha"/>
          <w:color w:val="3A3A3A"/>
          <w:sz w:val="31"/>
          <w:szCs w:val="31"/>
        </w:rPr>
        <w:lastRenderedPageBreak/>
        <w:t>மல்லிகை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என்னும்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பூ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(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மல்லிகை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–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சிறப்புப்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பெயர்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,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பூ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–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பொதுப்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பெயர்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>)</w:t>
      </w:r>
    </w:p>
    <w:p w:rsidR="00A636C3" w:rsidRPr="00A636C3" w:rsidRDefault="00A636C3" w:rsidP="00A636C3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A636C3">
        <w:rPr>
          <w:rFonts w:ascii="Latha" w:eastAsia="Times New Roman" w:hAnsi="Latha" w:cs="Latha"/>
          <w:color w:val="3A3A3A"/>
          <w:sz w:val="31"/>
          <w:szCs w:val="31"/>
        </w:rPr>
        <w:t>பூங்கொடி</w:t>
      </w:r>
    </w:p>
    <w:p w:rsidR="00A636C3" w:rsidRPr="00A636C3" w:rsidRDefault="00A636C3" w:rsidP="00A636C3">
      <w:pPr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A636C3">
        <w:rPr>
          <w:rFonts w:ascii="Latha" w:eastAsia="Times New Roman" w:hAnsi="Latha" w:cs="Latha"/>
          <w:color w:val="3A3A3A"/>
          <w:sz w:val="31"/>
          <w:szCs w:val="31"/>
        </w:rPr>
        <w:t>உவமைத்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தொகை</w:t>
      </w:r>
    </w:p>
    <w:p w:rsidR="00A636C3" w:rsidRPr="00A636C3" w:rsidRDefault="00A636C3" w:rsidP="00A636C3">
      <w:pPr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A636C3">
        <w:rPr>
          <w:rFonts w:ascii="Latha" w:eastAsia="Times New Roman" w:hAnsi="Latha" w:cs="Latha"/>
          <w:color w:val="3A3A3A"/>
          <w:sz w:val="31"/>
          <w:szCs w:val="31"/>
        </w:rPr>
        <w:t>பூ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போன்ற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கொடி</w:t>
      </w:r>
    </w:p>
    <w:p w:rsidR="00A636C3" w:rsidRPr="00A636C3" w:rsidRDefault="00A636C3" w:rsidP="00A636C3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A636C3">
        <w:rPr>
          <w:rFonts w:ascii="Latha" w:eastAsia="Times New Roman" w:hAnsi="Latha" w:cs="Latha"/>
          <w:color w:val="3A3A3A"/>
          <w:sz w:val="31"/>
          <w:szCs w:val="31"/>
        </w:rPr>
        <w:t>தண்ணீர்த்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தொட்டியில்</w:t>
      </w:r>
    </w:p>
    <w:p w:rsidR="00A636C3" w:rsidRPr="00A636C3" w:rsidRDefault="00A636C3" w:rsidP="00A636C3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A636C3">
        <w:rPr>
          <w:rFonts w:ascii="Latha" w:eastAsia="Times New Roman" w:hAnsi="Latha" w:cs="Latha"/>
          <w:color w:val="3A3A3A"/>
          <w:sz w:val="31"/>
          <w:szCs w:val="31"/>
        </w:rPr>
        <w:t>இரண்டாம்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வேற்றுமை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உருபும்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பயனும்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உடன்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தொக்கத்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தொகை</w:t>
      </w:r>
    </w:p>
    <w:p w:rsidR="00A636C3" w:rsidRPr="00A636C3" w:rsidRDefault="00A636C3" w:rsidP="00A636C3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A636C3">
        <w:rPr>
          <w:rFonts w:ascii="Latha" w:eastAsia="Times New Roman" w:hAnsi="Latha" w:cs="Latha"/>
          <w:color w:val="3A3A3A"/>
          <w:sz w:val="31"/>
          <w:szCs w:val="31"/>
        </w:rPr>
        <w:t>தண்ணீரை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ஊற்றும்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தொட்டி</w:t>
      </w:r>
    </w:p>
    <w:p w:rsidR="00A636C3" w:rsidRPr="00A636C3" w:rsidRDefault="00A636C3" w:rsidP="00A636C3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A636C3">
        <w:rPr>
          <w:rFonts w:ascii="Latha" w:eastAsia="Times New Roman" w:hAnsi="Latha" w:cs="Latha"/>
          <w:color w:val="3A3A3A"/>
          <w:sz w:val="31"/>
          <w:szCs w:val="31"/>
        </w:rPr>
        <w:t>குடிநீர்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நிரப்பினாள்</w:t>
      </w:r>
    </w:p>
    <w:p w:rsidR="00A636C3" w:rsidRPr="00A636C3" w:rsidRDefault="00A636C3" w:rsidP="00A636C3">
      <w:pPr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A636C3">
        <w:rPr>
          <w:rFonts w:ascii="Latha" w:eastAsia="Times New Roman" w:hAnsi="Latha" w:cs="Latha"/>
          <w:color w:val="3A3A3A"/>
          <w:sz w:val="31"/>
          <w:szCs w:val="31"/>
        </w:rPr>
        <w:t>இரண்டாம்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வேற்றுமைத்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தொகை</w:t>
      </w:r>
    </w:p>
    <w:p w:rsidR="00A636C3" w:rsidRPr="00A636C3" w:rsidRDefault="00A636C3" w:rsidP="00A636C3">
      <w:pPr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A636C3">
        <w:rPr>
          <w:rFonts w:ascii="Latha" w:eastAsia="Times New Roman" w:hAnsi="Latha" w:cs="Latha"/>
          <w:color w:val="3A3A3A"/>
          <w:sz w:val="31"/>
          <w:szCs w:val="31"/>
        </w:rPr>
        <w:t>குடிநீரை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நிரப்பினாள்</w:t>
      </w:r>
    </w:p>
    <w:p w:rsidR="003F0686" w:rsidRDefault="003F0686" w:rsidP="003F0686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11. kioepd;wTld; Gyg;gLk; fhl;rpia tUzpj;J vOJf.</w:t>
      </w:r>
    </w:p>
    <w:p w:rsidR="003F0686" w:rsidRDefault="003F0686" w:rsidP="003F0686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Fwpg;G : ,iyfspy; nrhl;Lk; ePH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clypy; XLk; nky;ypa FspH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Njq;fpa Fl;ilapy; </w:t>
      </w:r>
      <w:r>
        <w:rPr>
          <w:rFonts w:ascii="Arial" w:hAnsi="Arial" w:cs="Arial"/>
          <w:sz w:val="24"/>
          <w:szCs w:val="24"/>
          <w:lang w:val="en-IN"/>
        </w:rPr>
        <w:t>‘</w:t>
      </w:r>
      <w:r>
        <w:rPr>
          <w:rFonts w:ascii="Bamini" w:hAnsi="Bamini"/>
          <w:sz w:val="24"/>
          <w:szCs w:val="24"/>
          <w:lang w:val="en-IN"/>
        </w:rPr>
        <w:t>rsg; jsg;</w:t>
      </w:r>
      <w:r>
        <w:rPr>
          <w:rFonts w:ascii="Arial" w:hAnsi="Arial" w:cs="Arial"/>
          <w:sz w:val="24"/>
          <w:szCs w:val="24"/>
          <w:lang w:val="en-IN"/>
        </w:rPr>
        <w:t>’</w:t>
      </w:r>
      <w:r>
        <w:rPr>
          <w:rFonts w:ascii="Bamini" w:hAnsi="Bamini"/>
          <w:sz w:val="24"/>
          <w:szCs w:val="24"/>
          <w:lang w:val="en-IN"/>
        </w:rPr>
        <w:t xml:space="preserve"> vd;W Fjpf;Fk; Foe;ijfs; - XLk; ePhpy; fhfpjf; fg;gy;.</w:t>
      </w:r>
    </w:p>
    <w:p w:rsidR="00A636C3" w:rsidRPr="00A636C3" w:rsidRDefault="00A636C3" w:rsidP="00A636C3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> 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தேனடையிலிருந்து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விழும்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தேன்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துளியைப்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போல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சில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மணித்துளிகளுக்கு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ஒரு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முறை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நீர்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சொட்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சொட்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’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என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விழுந்தது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>.</w:t>
      </w:r>
    </w:p>
    <w:p w:rsidR="00A636C3" w:rsidRPr="00A636C3" w:rsidRDefault="00A636C3" w:rsidP="00A636C3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A636C3">
        <w:rPr>
          <w:rFonts w:ascii="Latha" w:eastAsia="Times New Roman" w:hAnsi="Latha" w:cs="Latha"/>
          <w:color w:val="3A3A3A"/>
          <w:sz w:val="31"/>
          <w:szCs w:val="31"/>
        </w:rPr>
        <w:t>விரும்பத்தக்க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தென்றலைப்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போலவும்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மயிலிறகின்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வருடல்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போலவும்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மெல்லிய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குளிர்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உடலில்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ஓடும்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>.</w:t>
      </w:r>
    </w:p>
    <w:p w:rsidR="00A636C3" w:rsidRPr="00A636C3" w:rsidRDefault="00A636C3" w:rsidP="00A636C3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A636C3">
        <w:rPr>
          <w:rFonts w:ascii="Latha" w:eastAsia="Times New Roman" w:hAnsi="Latha" w:cs="Latha"/>
          <w:color w:val="3A3A3A"/>
          <w:sz w:val="31"/>
          <w:szCs w:val="31"/>
        </w:rPr>
        <w:t>நீர்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உள்ள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தடாகத்திலே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பல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வகையான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மீன்களும்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தவளைகளும்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தாவிக்குதிக்கும்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போது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ஏற்படும்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ஓசையை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ஒத்த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‘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சளப்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தளப்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’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என்ற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சத்தத்துடன்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lastRenderedPageBreak/>
        <w:t>தேங்கிக்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கிடந்த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நீர்க்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குட்டையில்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குழந்தைகள்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குதித்து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விளையாடி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மகிழ்ந்தனர்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>.</w:t>
      </w:r>
    </w:p>
    <w:p w:rsidR="00A636C3" w:rsidRPr="00A636C3" w:rsidRDefault="00A636C3" w:rsidP="00A636C3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A636C3">
        <w:rPr>
          <w:rFonts w:ascii="Latha" w:eastAsia="Times New Roman" w:hAnsi="Latha" w:cs="Latha"/>
          <w:color w:val="3A3A3A"/>
          <w:sz w:val="31"/>
          <w:szCs w:val="31"/>
        </w:rPr>
        <w:t>அமைதியான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நீரோட்டம்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கொண்ட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நதியானது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இழுத்து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வரும்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சிறுசிறு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கட்டை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மற்றும்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இதர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பொருட்கள்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போல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குழந்தைகள்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ஓடும்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நீரில்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காகிதக்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கப்பல்களை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விட்டு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மகிழ்ந்தனர்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>.</w:t>
      </w:r>
    </w:p>
    <w:p w:rsidR="00A636C3" w:rsidRDefault="00A636C3" w:rsidP="003F0686">
      <w:pPr>
        <w:rPr>
          <w:rFonts w:ascii="Bamini" w:hAnsi="Bamini"/>
          <w:sz w:val="24"/>
          <w:szCs w:val="24"/>
          <w:lang w:val="en-IN"/>
        </w:rPr>
      </w:pPr>
    </w:p>
    <w:p w:rsidR="003F0686" w:rsidRDefault="003F0686" w:rsidP="003F0686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,) neLtpdhtpw;F tpilasp (VNjDk; 1 kl;Lk;)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 xml:space="preserve">1 </w:t>
      </w:r>
      <w:r>
        <w:rPr>
          <w:b/>
          <w:sz w:val="24"/>
          <w:szCs w:val="24"/>
          <w:lang w:val="en-IN"/>
        </w:rPr>
        <w:t>X 10 =</w:t>
      </w:r>
      <w:r>
        <w:rPr>
          <w:rFonts w:ascii="Bamini" w:hAnsi="Bamini"/>
          <w:b/>
          <w:sz w:val="24"/>
          <w:szCs w:val="24"/>
          <w:lang w:val="en-IN"/>
        </w:rPr>
        <w:t xml:space="preserve"> 10</w:t>
      </w:r>
    </w:p>
    <w:p w:rsidR="003F0686" w:rsidRDefault="003F0686" w:rsidP="003F0686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12.</w:t>
      </w:r>
      <w:r>
        <w:rPr>
          <w:rFonts w:ascii="Bamini" w:hAnsi="Bamini"/>
          <w:sz w:val="24"/>
          <w:szCs w:val="24"/>
          <w:lang w:val="en-IN"/>
        </w:rPr>
        <w:t xml:space="preserve"> Ky;iyg; ghl;by; cs;s fhHfhyr; nra;jpfis tpthpj;J vOJf.</w:t>
      </w:r>
    </w:p>
    <w:p w:rsidR="003F0686" w:rsidRDefault="003F0686" w:rsidP="003F0686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31"/>
          <w:szCs w:val="31"/>
        </w:rPr>
      </w:pPr>
      <w:r>
        <w:rPr>
          <w:rFonts w:ascii="Latha" w:hAnsi="Latha" w:cs="Latha"/>
          <w:color w:val="3A3A3A"/>
          <w:sz w:val="31"/>
          <w:szCs w:val="31"/>
        </w:rPr>
        <w:t>மழை</w:t>
      </w:r>
      <w:r>
        <w:rPr>
          <w:rFonts w:ascii="Segoe UI" w:hAnsi="Segoe UI" w:cs="Segoe UI"/>
          <w:color w:val="3A3A3A"/>
          <w:sz w:val="31"/>
          <w:szCs w:val="31"/>
        </w:rPr>
        <w:t>:</w:t>
      </w:r>
      <w:r>
        <w:rPr>
          <w:rFonts w:ascii="Segoe UI" w:hAnsi="Segoe UI" w:cs="Segoe UI"/>
          <w:color w:val="3A3A3A"/>
          <w:sz w:val="31"/>
          <w:szCs w:val="31"/>
        </w:rPr>
        <w:br/>
      </w:r>
      <w:r>
        <w:rPr>
          <w:rFonts w:ascii="Latha" w:hAnsi="Latha" w:cs="Latha"/>
          <w:color w:val="3A3A3A"/>
          <w:sz w:val="31"/>
          <w:szCs w:val="31"/>
        </w:rPr>
        <w:t>மேகம்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அகன்ற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உலகத்தை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வளைத்துப்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பெருமழை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பொழிகிறது</w:t>
      </w:r>
      <w:r>
        <w:rPr>
          <w:rFonts w:ascii="Segoe UI" w:hAnsi="Segoe UI" w:cs="Segoe UI"/>
          <w:color w:val="3A3A3A"/>
          <w:sz w:val="31"/>
          <w:szCs w:val="31"/>
        </w:rPr>
        <w:t xml:space="preserve">. </w:t>
      </w:r>
      <w:r>
        <w:rPr>
          <w:rFonts w:ascii="Latha" w:hAnsi="Latha" w:cs="Latha"/>
          <w:color w:val="3A3A3A"/>
          <w:sz w:val="31"/>
          <w:szCs w:val="31"/>
        </w:rPr>
        <w:t>மாவலி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மன்னன்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திருமாலுக்கு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நீர்வார்த்துத்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தரும்பொழுது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மண்ணுக்கும்</w:t>
      </w:r>
      <w:r>
        <w:rPr>
          <w:rFonts w:ascii="Segoe UI" w:hAnsi="Segoe UI" w:cs="Segoe UI"/>
          <w:color w:val="3A3A3A"/>
          <w:sz w:val="31"/>
          <w:szCs w:val="31"/>
        </w:rPr>
        <w:t xml:space="preserve">, </w:t>
      </w:r>
      <w:r>
        <w:rPr>
          <w:rFonts w:ascii="Latha" w:hAnsi="Latha" w:cs="Latha"/>
          <w:color w:val="3A3A3A"/>
          <w:sz w:val="31"/>
          <w:szCs w:val="31"/>
        </w:rPr>
        <w:t>விண்ணுக்கும்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பேருருவம்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எடுத்து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உயர்ந்து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நிற்பது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போன்றுள்ளது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மழைமேகம்</w:t>
      </w:r>
      <w:r>
        <w:rPr>
          <w:rFonts w:ascii="Segoe UI" w:hAnsi="Segoe UI" w:cs="Segoe UI"/>
          <w:color w:val="3A3A3A"/>
          <w:sz w:val="31"/>
          <w:szCs w:val="31"/>
        </w:rPr>
        <w:t xml:space="preserve">. </w:t>
      </w:r>
      <w:r>
        <w:rPr>
          <w:rFonts w:ascii="Latha" w:hAnsi="Latha" w:cs="Latha"/>
          <w:color w:val="3A3A3A"/>
          <w:sz w:val="31"/>
          <w:szCs w:val="31"/>
        </w:rPr>
        <w:t>அம்மழை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மேகம்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ஒலிக்கும்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கடலின்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குளிர்நீரைப்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பருகிப்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பெருந்தோற்றம்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கொண்டு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வலமாய்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எழுகிறது</w:t>
      </w:r>
      <w:r>
        <w:rPr>
          <w:rFonts w:ascii="Segoe UI" w:hAnsi="Segoe UI" w:cs="Segoe UI"/>
          <w:color w:val="3A3A3A"/>
          <w:sz w:val="31"/>
          <w:szCs w:val="31"/>
        </w:rPr>
        <w:t xml:space="preserve">. </w:t>
      </w:r>
      <w:r>
        <w:rPr>
          <w:rFonts w:ascii="Latha" w:hAnsi="Latha" w:cs="Latha"/>
          <w:color w:val="3A3A3A"/>
          <w:sz w:val="31"/>
          <w:szCs w:val="31"/>
        </w:rPr>
        <w:t>மலையைச்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சூழந்து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விரைந்து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வேகத்துடன்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பெரு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மழையைப்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பொழிகிறது</w:t>
      </w:r>
      <w:r>
        <w:rPr>
          <w:rFonts w:ascii="Segoe UI" w:hAnsi="Segoe UI" w:cs="Segoe UI"/>
          <w:color w:val="3A3A3A"/>
          <w:sz w:val="31"/>
          <w:szCs w:val="31"/>
        </w:rPr>
        <w:t>.</w:t>
      </w:r>
    </w:p>
    <w:p w:rsidR="003F0686" w:rsidRDefault="003F0686" w:rsidP="003F0686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31"/>
          <w:szCs w:val="31"/>
        </w:rPr>
      </w:pPr>
      <w:r>
        <w:rPr>
          <w:rFonts w:ascii="Segoe UI" w:hAnsi="Segoe UI" w:cs="Segoe UI"/>
          <w:noProof/>
          <w:color w:val="3A3A3A"/>
          <w:sz w:val="31"/>
          <w:szCs w:val="31"/>
        </w:rPr>
        <w:drawing>
          <wp:inline distT="0" distB="0" distL="0" distR="0">
            <wp:extent cx="1872615" cy="184785"/>
            <wp:effectExtent l="19050" t="0" r="0" b="0"/>
            <wp:docPr id="1" name="Picture 1" descr="Samacheer Kalvi 10th Tamil Guide Chapter 2.3 முல்லைப்பாட்ட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acheer Kalvi 10th Tamil Guide Chapter 2.3 முல்லைப்பாட்டு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615" cy="18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0686" w:rsidRDefault="003F0686" w:rsidP="003F0686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31"/>
          <w:szCs w:val="31"/>
        </w:rPr>
      </w:pPr>
      <w:r>
        <w:rPr>
          <w:rFonts w:ascii="Latha" w:hAnsi="Latha" w:cs="Latha"/>
          <w:color w:val="3A3A3A"/>
          <w:sz w:val="31"/>
          <w:szCs w:val="31"/>
        </w:rPr>
        <w:t>தெய்வ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வழிபாடு</w:t>
      </w:r>
      <w:r>
        <w:rPr>
          <w:rFonts w:ascii="Segoe UI" w:hAnsi="Segoe UI" w:cs="Segoe UI"/>
          <w:color w:val="3A3A3A"/>
          <w:sz w:val="31"/>
          <w:szCs w:val="31"/>
        </w:rPr>
        <w:t>:</w:t>
      </w:r>
      <w:r>
        <w:rPr>
          <w:rFonts w:ascii="Segoe UI" w:hAnsi="Segoe UI" w:cs="Segoe UI"/>
          <w:color w:val="3A3A3A"/>
          <w:sz w:val="31"/>
          <w:szCs w:val="31"/>
        </w:rPr>
        <w:br/>
      </w:r>
      <w:r>
        <w:rPr>
          <w:rFonts w:ascii="Latha" w:hAnsi="Latha" w:cs="Latha"/>
          <w:color w:val="3A3A3A"/>
          <w:sz w:val="31"/>
          <w:szCs w:val="31"/>
        </w:rPr>
        <w:t>முதுபெண்கள்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காவலையுடைய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ஊர்ப்பக்கம்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சென்றனர்</w:t>
      </w:r>
      <w:r>
        <w:rPr>
          <w:rFonts w:ascii="Segoe UI" w:hAnsi="Segoe UI" w:cs="Segoe UI"/>
          <w:color w:val="3A3A3A"/>
          <w:sz w:val="31"/>
          <w:szCs w:val="31"/>
        </w:rPr>
        <w:t xml:space="preserve">. </w:t>
      </w:r>
      <w:r>
        <w:rPr>
          <w:rFonts w:ascii="Latha" w:hAnsi="Latha" w:cs="Latha"/>
          <w:color w:val="3A3A3A"/>
          <w:sz w:val="31"/>
          <w:szCs w:val="31"/>
        </w:rPr>
        <w:t>யாழிசை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போன்று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ஒலிக்கும்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வண்டுகள்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நறுமணம்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கொண்ட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பூக்களைச்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சுற்றி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ஆரவாரிக்கும்</w:t>
      </w:r>
      <w:r>
        <w:rPr>
          <w:rFonts w:ascii="Segoe UI" w:hAnsi="Segoe UI" w:cs="Segoe UI"/>
          <w:color w:val="3A3A3A"/>
          <w:sz w:val="31"/>
          <w:szCs w:val="31"/>
        </w:rPr>
        <w:t xml:space="preserve">. </w:t>
      </w:r>
      <w:r>
        <w:rPr>
          <w:rFonts w:ascii="Latha" w:hAnsi="Latha" w:cs="Latha"/>
          <w:color w:val="3A3A3A"/>
          <w:sz w:val="31"/>
          <w:szCs w:val="31"/>
        </w:rPr>
        <w:t>மலர்ந்த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lastRenderedPageBreak/>
        <w:t>முல்லைப்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பூவோடு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நெல்லையும்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சேர்த்து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தெய்வத்தின்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முன்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தூவி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வழிபடுவர்</w:t>
      </w:r>
      <w:r>
        <w:rPr>
          <w:rFonts w:ascii="Segoe UI" w:hAnsi="Segoe UI" w:cs="Segoe UI"/>
          <w:color w:val="3A3A3A"/>
          <w:sz w:val="31"/>
          <w:szCs w:val="31"/>
        </w:rPr>
        <w:t xml:space="preserve">. </w:t>
      </w:r>
      <w:r>
        <w:rPr>
          <w:rFonts w:ascii="Latha" w:hAnsi="Latha" w:cs="Latha"/>
          <w:color w:val="3A3A3A"/>
          <w:sz w:val="31"/>
          <w:szCs w:val="31"/>
        </w:rPr>
        <w:t>தெய்வத்தைத்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தொழுது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தலைவிக்காக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நற்சொல்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கேட்டு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நிற்பர்</w:t>
      </w:r>
      <w:r>
        <w:rPr>
          <w:rFonts w:ascii="Segoe UI" w:hAnsi="Segoe UI" w:cs="Segoe UI"/>
          <w:color w:val="3A3A3A"/>
          <w:sz w:val="31"/>
          <w:szCs w:val="31"/>
        </w:rPr>
        <w:t>.</w:t>
      </w:r>
    </w:p>
    <w:p w:rsidR="003F0686" w:rsidRDefault="003F0686" w:rsidP="003F0686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31"/>
          <w:szCs w:val="31"/>
        </w:rPr>
      </w:pPr>
      <w:r>
        <w:rPr>
          <w:rFonts w:ascii="Latha" w:hAnsi="Latha" w:cs="Latha"/>
          <w:color w:val="3A3A3A"/>
          <w:sz w:val="31"/>
          <w:szCs w:val="31"/>
        </w:rPr>
        <w:t>கன்றின்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வருத்தம்</w:t>
      </w:r>
      <w:r>
        <w:rPr>
          <w:rFonts w:ascii="Segoe UI" w:hAnsi="Segoe UI" w:cs="Segoe UI"/>
          <w:color w:val="3A3A3A"/>
          <w:sz w:val="31"/>
          <w:szCs w:val="31"/>
        </w:rPr>
        <w:t>:</w:t>
      </w:r>
    </w:p>
    <w:p w:rsidR="003F0686" w:rsidRDefault="003F0686" w:rsidP="003F0686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31"/>
          <w:szCs w:val="31"/>
        </w:rPr>
      </w:pPr>
      <w:r>
        <w:rPr>
          <w:rFonts w:ascii="Latha" w:hAnsi="Latha" w:cs="Latha"/>
          <w:color w:val="3A3A3A"/>
          <w:sz w:val="31"/>
          <w:szCs w:val="31"/>
        </w:rPr>
        <w:t>சிறு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தாம்புக்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கயிற்றால்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கட்டப்பட்ட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இளங்கன்று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பசியால்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வாடிக்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கொண்டிருந்தது</w:t>
      </w:r>
      <w:r>
        <w:rPr>
          <w:rFonts w:ascii="Segoe UI" w:hAnsi="Segoe UI" w:cs="Segoe UI"/>
          <w:color w:val="3A3A3A"/>
          <w:sz w:val="31"/>
          <w:szCs w:val="31"/>
        </w:rPr>
        <w:t xml:space="preserve">. </w:t>
      </w:r>
      <w:r>
        <w:rPr>
          <w:rFonts w:ascii="Latha" w:hAnsi="Latha" w:cs="Latha"/>
          <w:color w:val="3A3A3A"/>
          <w:sz w:val="31"/>
          <w:szCs w:val="31"/>
        </w:rPr>
        <w:t>அதன்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வருத்தத்தை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ஓர்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இடைமகள்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கண்டாள்</w:t>
      </w:r>
      <w:r>
        <w:rPr>
          <w:rFonts w:ascii="Segoe UI" w:hAnsi="Segoe UI" w:cs="Segoe UI"/>
          <w:color w:val="3A3A3A"/>
          <w:sz w:val="31"/>
          <w:szCs w:val="31"/>
        </w:rPr>
        <w:t>.</w:t>
      </w:r>
    </w:p>
    <w:p w:rsidR="003F0686" w:rsidRDefault="003F0686" w:rsidP="003F0686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31"/>
          <w:szCs w:val="31"/>
        </w:rPr>
      </w:pPr>
      <w:r>
        <w:rPr>
          <w:rFonts w:ascii="Latha" w:hAnsi="Latha" w:cs="Latha"/>
          <w:color w:val="3A3A3A"/>
          <w:sz w:val="31"/>
          <w:szCs w:val="31"/>
        </w:rPr>
        <w:t>வருந்தாதே</w:t>
      </w:r>
      <w:r>
        <w:rPr>
          <w:rFonts w:ascii="Segoe UI" w:hAnsi="Segoe UI" w:cs="Segoe UI"/>
          <w:color w:val="3A3A3A"/>
          <w:sz w:val="31"/>
          <w:szCs w:val="31"/>
        </w:rPr>
        <w:t xml:space="preserve"> :</w:t>
      </w:r>
      <w:r>
        <w:rPr>
          <w:rFonts w:ascii="Segoe UI" w:hAnsi="Segoe UI" w:cs="Segoe UI"/>
          <w:color w:val="3A3A3A"/>
          <w:sz w:val="31"/>
          <w:szCs w:val="31"/>
        </w:rPr>
        <w:br/>
      </w:r>
      <w:r>
        <w:rPr>
          <w:rFonts w:ascii="Latha" w:hAnsi="Latha" w:cs="Latha"/>
          <w:color w:val="3A3A3A"/>
          <w:sz w:val="31"/>
          <w:szCs w:val="31"/>
        </w:rPr>
        <w:t>புல்லை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மேய்ந்த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உன்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தாய்மாரை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வளைந்த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கத்தியை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உடைய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கம்பைக்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கொண்ட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என்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இடையர்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இப்பொழுது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ஓட்டி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வந்து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விடுவார்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வருந்தாதே</w:t>
      </w:r>
      <w:r>
        <w:rPr>
          <w:rFonts w:ascii="Segoe UI" w:hAnsi="Segoe UI" w:cs="Segoe UI"/>
          <w:color w:val="3A3A3A"/>
          <w:sz w:val="31"/>
          <w:szCs w:val="31"/>
        </w:rPr>
        <w:t xml:space="preserve">’ </w:t>
      </w:r>
      <w:r>
        <w:rPr>
          <w:rFonts w:ascii="Latha" w:hAnsi="Latha" w:cs="Latha"/>
          <w:color w:val="3A3A3A"/>
          <w:sz w:val="31"/>
          <w:szCs w:val="31"/>
        </w:rPr>
        <w:t>என்றாள்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இடைமகள்</w:t>
      </w:r>
      <w:r>
        <w:rPr>
          <w:rFonts w:ascii="Segoe UI" w:hAnsi="Segoe UI" w:cs="Segoe UI"/>
          <w:color w:val="3A3A3A"/>
          <w:sz w:val="31"/>
          <w:szCs w:val="31"/>
        </w:rPr>
        <w:t>.</w:t>
      </w:r>
    </w:p>
    <w:p w:rsidR="003F0686" w:rsidRDefault="003F0686" w:rsidP="003F0686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31"/>
          <w:szCs w:val="31"/>
        </w:rPr>
      </w:pPr>
      <w:r>
        <w:rPr>
          <w:rFonts w:ascii="Latha" w:hAnsi="Latha" w:cs="Latha"/>
          <w:color w:val="3A3A3A"/>
          <w:sz w:val="31"/>
          <w:szCs w:val="31"/>
        </w:rPr>
        <w:t>முதுபெண்டிர்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தலைவியிடம்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கூறியது</w:t>
      </w:r>
      <w:r>
        <w:rPr>
          <w:rFonts w:ascii="Segoe UI" w:hAnsi="Segoe UI" w:cs="Segoe UI"/>
          <w:color w:val="3A3A3A"/>
          <w:sz w:val="31"/>
          <w:szCs w:val="31"/>
        </w:rPr>
        <w:t xml:space="preserve"> :</w:t>
      </w:r>
      <w:r>
        <w:rPr>
          <w:rFonts w:ascii="Segoe UI" w:hAnsi="Segoe UI" w:cs="Segoe UI"/>
          <w:color w:val="3A3A3A"/>
          <w:sz w:val="31"/>
          <w:szCs w:val="31"/>
        </w:rPr>
        <w:br/>
      </w:r>
      <w:r>
        <w:rPr>
          <w:rFonts w:ascii="Latha" w:hAnsi="Latha" w:cs="Latha"/>
          <w:color w:val="3A3A3A"/>
          <w:sz w:val="31"/>
          <w:szCs w:val="31"/>
        </w:rPr>
        <w:t>இடைமகள்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மூலம்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நற்சொல்லைக்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கேட்டோம்</w:t>
      </w:r>
      <w:r>
        <w:rPr>
          <w:rFonts w:ascii="Segoe UI" w:hAnsi="Segoe UI" w:cs="Segoe UI"/>
          <w:color w:val="3A3A3A"/>
          <w:sz w:val="31"/>
          <w:szCs w:val="31"/>
        </w:rPr>
        <w:t xml:space="preserve">. </w:t>
      </w:r>
      <w:r>
        <w:rPr>
          <w:rFonts w:ascii="Latha" w:hAnsi="Latha" w:cs="Latha"/>
          <w:color w:val="3A3A3A"/>
          <w:sz w:val="31"/>
          <w:szCs w:val="31"/>
        </w:rPr>
        <w:t>நின்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தலைவன்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பகைவரை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வென்று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திறைப்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பொருளோடு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வருவது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உறுதி</w:t>
      </w:r>
      <w:r>
        <w:rPr>
          <w:rFonts w:ascii="Segoe UI" w:hAnsi="Segoe UI" w:cs="Segoe UI"/>
          <w:color w:val="3A3A3A"/>
          <w:sz w:val="31"/>
          <w:szCs w:val="31"/>
        </w:rPr>
        <w:t xml:space="preserve">. </w:t>
      </w:r>
      <w:r>
        <w:rPr>
          <w:rFonts w:ascii="Latha" w:hAnsi="Latha" w:cs="Latha"/>
          <w:color w:val="3A3A3A"/>
          <w:sz w:val="31"/>
          <w:szCs w:val="31"/>
        </w:rPr>
        <w:t>மனத்தடுமாற்றம்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கொள்ளாதே</w:t>
      </w:r>
      <w:r>
        <w:rPr>
          <w:rFonts w:ascii="Segoe UI" w:hAnsi="Segoe UI" w:cs="Segoe UI"/>
          <w:color w:val="3A3A3A"/>
          <w:sz w:val="31"/>
          <w:szCs w:val="31"/>
        </w:rPr>
        <w:t>!</w:t>
      </w:r>
    </w:p>
    <w:p w:rsidR="003F0686" w:rsidRDefault="003F0686" w:rsidP="003F0686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13. GaypNy xU Njhzp fijapy; ,lk;ngw;Ws;s tUzidfSk; mLf;Fj; njhlHfSk; xypf;Fwpg;Gr; nrhw;fSk; Gaypy;&gt; Njhzp gLk;ghl;il vt;thW tpthpf;fpd;wd?</w:t>
      </w:r>
    </w:p>
    <w:p w:rsidR="00A636C3" w:rsidRDefault="00A636C3" w:rsidP="00A636C3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31"/>
          <w:szCs w:val="31"/>
        </w:rPr>
      </w:pPr>
      <w:r>
        <w:rPr>
          <w:rFonts w:ascii="Latha" w:hAnsi="Latha" w:cs="Latha"/>
          <w:color w:val="3A3A3A"/>
          <w:sz w:val="31"/>
          <w:szCs w:val="31"/>
        </w:rPr>
        <w:t>முன்னுரை</w:t>
      </w:r>
      <w:r>
        <w:rPr>
          <w:rFonts w:ascii="Segoe UI" w:hAnsi="Segoe UI" w:cs="Segoe UI"/>
          <w:color w:val="3A3A3A"/>
          <w:sz w:val="31"/>
          <w:szCs w:val="31"/>
        </w:rPr>
        <w:t>:</w:t>
      </w:r>
      <w:r>
        <w:rPr>
          <w:rFonts w:ascii="Segoe UI" w:hAnsi="Segoe UI" w:cs="Segoe UI"/>
          <w:color w:val="3A3A3A"/>
          <w:sz w:val="31"/>
          <w:szCs w:val="31"/>
        </w:rPr>
        <w:br/>
      </w:r>
      <w:r>
        <w:rPr>
          <w:rFonts w:ascii="Latha" w:hAnsi="Latha" w:cs="Latha"/>
          <w:color w:val="3A3A3A"/>
          <w:sz w:val="31"/>
          <w:szCs w:val="31"/>
        </w:rPr>
        <w:t>மனித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வாழ்க்கை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போல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இயற்கையும்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இன்பம்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துன்பம்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நிறைந்தது</w:t>
      </w:r>
      <w:r>
        <w:rPr>
          <w:rFonts w:ascii="Segoe UI" w:hAnsi="Segoe UI" w:cs="Segoe UI"/>
          <w:color w:val="3A3A3A"/>
          <w:sz w:val="31"/>
          <w:szCs w:val="31"/>
        </w:rPr>
        <w:t xml:space="preserve">. </w:t>
      </w:r>
      <w:r>
        <w:rPr>
          <w:rFonts w:ascii="Latha" w:hAnsi="Latha" w:cs="Latha"/>
          <w:color w:val="3A3A3A"/>
          <w:sz w:val="31"/>
          <w:szCs w:val="31"/>
        </w:rPr>
        <w:t>அந்த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வகையில்</w:t>
      </w:r>
      <w:r>
        <w:rPr>
          <w:rFonts w:ascii="Segoe UI" w:hAnsi="Segoe UI" w:cs="Segoe UI"/>
          <w:color w:val="3A3A3A"/>
          <w:sz w:val="31"/>
          <w:szCs w:val="31"/>
        </w:rPr>
        <w:t xml:space="preserve"> ‘</w:t>
      </w:r>
      <w:r>
        <w:rPr>
          <w:rFonts w:ascii="Latha" w:hAnsi="Latha" w:cs="Latha"/>
          <w:color w:val="3A3A3A"/>
          <w:sz w:val="31"/>
          <w:szCs w:val="31"/>
        </w:rPr>
        <w:t>புயலிலே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ஒரு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தோணி</w:t>
      </w:r>
      <w:r>
        <w:rPr>
          <w:rFonts w:ascii="Segoe UI" w:hAnsi="Segoe UI" w:cs="Segoe UI"/>
          <w:color w:val="3A3A3A"/>
          <w:sz w:val="31"/>
          <w:szCs w:val="31"/>
        </w:rPr>
        <w:t xml:space="preserve">’ </w:t>
      </w:r>
      <w:r>
        <w:rPr>
          <w:rFonts w:ascii="Latha" w:hAnsi="Latha" w:cs="Latha"/>
          <w:color w:val="3A3A3A"/>
          <w:sz w:val="31"/>
          <w:szCs w:val="31"/>
        </w:rPr>
        <w:t>என்ற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புதினத்தில்</w:t>
      </w:r>
      <w:r>
        <w:rPr>
          <w:rFonts w:ascii="Segoe UI" w:hAnsi="Segoe UI" w:cs="Segoe UI"/>
          <w:color w:val="3A3A3A"/>
          <w:sz w:val="31"/>
          <w:szCs w:val="31"/>
        </w:rPr>
        <w:t xml:space="preserve">, </w:t>
      </w:r>
      <w:r>
        <w:rPr>
          <w:rFonts w:ascii="Latha" w:hAnsi="Latha" w:cs="Latha"/>
          <w:color w:val="3A3A3A"/>
          <w:sz w:val="31"/>
          <w:szCs w:val="31"/>
        </w:rPr>
        <w:t>பா</w:t>
      </w:r>
      <w:r>
        <w:rPr>
          <w:rFonts w:ascii="Segoe UI" w:hAnsi="Segoe UI" w:cs="Segoe UI"/>
          <w:color w:val="3A3A3A"/>
          <w:sz w:val="31"/>
          <w:szCs w:val="31"/>
        </w:rPr>
        <w:t>.</w:t>
      </w:r>
      <w:r>
        <w:rPr>
          <w:rFonts w:ascii="Latha" w:hAnsi="Latha" w:cs="Latha"/>
          <w:color w:val="3A3A3A"/>
          <w:sz w:val="31"/>
          <w:szCs w:val="31"/>
        </w:rPr>
        <w:t>சிங்காரம்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எழுதியுள்ள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வருணனை</w:t>
      </w:r>
      <w:r>
        <w:rPr>
          <w:rFonts w:ascii="Segoe UI" w:hAnsi="Segoe UI" w:cs="Segoe UI"/>
          <w:color w:val="3A3A3A"/>
          <w:sz w:val="31"/>
          <w:szCs w:val="31"/>
        </w:rPr>
        <w:t xml:space="preserve">, </w:t>
      </w:r>
      <w:r>
        <w:rPr>
          <w:rFonts w:ascii="Latha" w:hAnsi="Latha" w:cs="Latha"/>
          <w:color w:val="3A3A3A"/>
          <w:sz w:val="31"/>
          <w:szCs w:val="31"/>
        </w:rPr>
        <w:lastRenderedPageBreak/>
        <w:t>அடுக்குத்தொடர்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மற்றும்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ஒலிக்குறிப்பும்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பற்றி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இக்கட்டுரையில்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காண்போம்</w:t>
      </w:r>
      <w:r>
        <w:rPr>
          <w:rFonts w:ascii="Segoe UI" w:hAnsi="Segoe UI" w:cs="Segoe UI"/>
          <w:color w:val="3A3A3A"/>
          <w:sz w:val="31"/>
          <w:szCs w:val="31"/>
        </w:rPr>
        <w:t>.</w:t>
      </w:r>
    </w:p>
    <w:p w:rsidR="00A636C3" w:rsidRDefault="00A636C3" w:rsidP="00A636C3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31"/>
          <w:szCs w:val="31"/>
        </w:rPr>
      </w:pPr>
      <w:r>
        <w:rPr>
          <w:rFonts w:ascii="Latha" w:hAnsi="Latha" w:cs="Latha"/>
          <w:color w:val="3A3A3A"/>
          <w:sz w:val="31"/>
          <w:szCs w:val="31"/>
        </w:rPr>
        <w:t>புயல்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வருணனை</w:t>
      </w:r>
      <w:r>
        <w:rPr>
          <w:rFonts w:ascii="Segoe UI" w:hAnsi="Segoe UI" w:cs="Segoe UI"/>
          <w:color w:val="3A3A3A"/>
          <w:sz w:val="31"/>
          <w:szCs w:val="31"/>
        </w:rPr>
        <w:t>:</w:t>
      </w:r>
      <w:r>
        <w:rPr>
          <w:rFonts w:ascii="Segoe UI" w:hAnsi="Segoe UI" w:cs="Segoe UI"/>
          <w:color w:val="3A3A3A"/>
          <w:sz w:val="31"/>
          <w:szCs w:val="31"/>
        </w:rPr>
        <w:br/>
      </w:r>
      <w:r>
        <w:rPr>
          <w:rFonts w:ascii="Latha" w:hAnsi="Latha" w:cs="Latha"/>
          <w:color w:val="3A3A3A"/>
          <w:sz w:val="31"/>
          <w:szCs w:val="31"/>
        </w:rPr>
        <w:t>கொளுத்தும்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வெயில்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இமைக்கும்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நேரத்தில்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மறைந்துவிட்டது</w:t>
      </w:r>
      <w:r>
        <w:rPr>
          <w:rFonts w:ascii="Segoe UI" w:hAnsi="Segoe UI" w:cs="Segoe UI"/>
          <w:color w:val="3A3A3A"/>
          <w:sz w:val="31"/>
          <w:szCs w:val="31"/>
        </w:rPr>
        <w:t xml:space="preserve">. </w:t>
      </w:r>
      <w:r>
        <w:rPr>
          <w:rFonts w:ascii="Latha" w:hAnsi="Latha" w:cs="Latha"/>
          <w:color w:val="3A3A3A"/>
          <w:sz w:val="31"/>
          <w:szCs w:val="31"/>
        </w:rPr>
        <w:t>பாண்டியன்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அண்ணாந்து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பார்த்தான்</w:t>
      </w:r>
      <w:r>
        <w:rPr>
          <w:rFonts w:ascii="Segoe UI" w:hAnsi="Segoe UI" w:cs="Segoe UI"/>
          <w:color w:val="3A3A3A"/>
          <w:sz w:val="31"/>
          <w:szCs w:val="31"/>
        </w:rPr>
        <w:t xml:space="preserve">. </w:t>
      </w:r>
      <w:r>
        <w:rPr>
          <w:rFonts w:ascii="Latha" w:hAnsi="Latha" w:cs="Latha"/>
          <w:color w:val="3A3A3A"/>
          <w:sz w:val="31"/>
          <w:szCs w:val="31"/>
        </w:rPr>
        <w:t>மேகங்கள்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கும்மிருட்டு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ஆனது</w:t>
      </w:r>
      <w:r>
        <w:rPr>
          <w:rFonts w:ascii="Segoe UI" w:hAnsi="Segoe UI" w:cs="Segoe UI"/>
          <w:color w:val="3A3A3A"/>
          <w:sz w:val="31"/>
          <w:szCs w:val="31"/>
        </w:rPr>
        <w:t xml:space="preserve">. </w:t>
      </w:r>
      <w:r>
        <w:rPr>
          <w:rFonts w:ascii="Latha" w:hAnsi="Latha" w:cs="Latha"/>
          <w:color w:val="3A3A3A"/>
          <w:sz w:val="31"/>
          <w:szCs w:val="31"/>
        </w:rPr>
        <w:t>காற்றில்லாமல்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ஒரே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இறுக்கமானது</w:t>
      </w:r>
      <w:r>
        <w:rPr>
          <w:rFonts w:ascii="Segoe UI" w:hAnsi="Segoe UI" w:cs="Segoe UI"/>
          <w:color w:val="3A3A3A"/>
          <w:sz w:val="31"/>
          <w:szCs w:val="31"/>
        </w:rPr>
        <w:t xml:space="preserve">. </w:t>
      </w:r>
      <w:r>
        <w:rPr>
          <w:rFonts w:ascii="Latha" w:hAnsi="Latha" w:cs="Latha"/>
          <w:color w:val="3A3A3A"/>
          <w:sz w:val="31"/>
          <w:szCs w:val="31"/>
        </w:rPr>
        <w:t>இடிமுழக்கத்துடன்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மின்னல்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வானத்தைப்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பிளந்தது</w:t>
      </w:r>
      <w:r>
        <w:rPr>
          <w:rFonts w:ascii="Segoe UI" w:hAnsi="Segoe UI" w:cs="Segoe UI"/>
          <w:color w:val="3A3A3A"/>
          <w:sz w:val="31"/>
          <w:szCs w:val="31"/>
        </w:rPr>
        <w:t xml:space="preserve">. </w:t>
      </w:r>
      <w:r>
        <w:rPr>
          <w:rFonts w:ascii="Latha" w:hAnsi="Latha" w:cs="Latha"/>
          <w:color w:val="3A3A3A"/>
          <w:sz w:val="31"/>
          <w:szCs w:val="31"/>
        </w:rPr>
        <w:t>வானம்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உடைந்தன</w:t>
      </w:r>
      <w:r>
        <w:rPr>
          <w:rFonts w:ascii="Segoe UI" w:hAnsi="Segoe UI" w:cs="Segoe UI"/>
          <w:color w:val="3A3A3A"/>
          <w:sz w:val="31"/>
          <w:szCs w:val="31"/>
        </w:rPr>
        <w:t xml:space="preserve">. </w:t>
      </w:r>
      <w:r>
        <w:rPr>
          <w:rFonts w:ascii="Latha" w:hAnsi="Latha" w:cs="Latha"/>
          <w:color w:val="3A3A3A"/>
          <w:sz w:val="31"/>
          <w:szCs w:val="31"/>
        </w:rPr>
        <w:t>வெள்ளம்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கொட்டியது</w:t>
      </w:r>
      <w:r>
        <w:rPr>
          <w:rFonts w:ascii="Segoe UI" w:hAnsi="Segoe UI" w:cs="Segoe UI"/>
          <w:color w:val="3A3A3A"/>
          <w:sz w:val="31"/>
          <w:szCs w:val="31"/>
        </w:rPr>
        <w:t xml:space="preserve">. </w:t>
      </w:r>
      <w:r>
        <w:rPr>
          <w:rFonts w:ascii="Latha" w:hAnsi="Latha" w:cs="Latha"/>
          <w:color w:val="3A3A3A"/>
          <w:sz w:val="31"/>
          <w:szCs w:val="31"/>
        </w:rPr>
        <w:t>சூறாவளி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ஆடிக்குதித்தது</w:t>
      </w:r>
      <w:r>
        <w:rPr>
          <w:rFonts w:ascii="Segoe UI" w:hAnsi="Segoe UI" w:cs="Segoe UI"/>
          <w:color w:val="3A3A3A"/>
          <w:sz w:val="31"/>
          <w:szCs w:val="31"/>
        </w:rPr>
        <w:t>.</w:t>
      </w:r>
    </w:p>
    <w:p w:rsidR="00A636C3" w:rsidRDefault="00A636C3" w:rsidP="00A636C3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0" w:author="Unknown"/>
          <w:rFonts w:ascii="Segoe UI" w:hAnsi="Segoe UI" w:cs="Segoe UI"/>
          <w:color w:val="3A3A3A"/>
          <w:sz w:val="31"/>
          <w:szCs w:val="31"/>
        </w:rPr>
      </w:pPr>
      <w:ins w:id="1" w:author="Unknown">
        <w:r>
          <w:rPr>
            <w:rFonts w:ascii="Latha" w:hAnsi="Latha" w:cs="Latha"/>
            <w:color w:val="3A3A3A"/>
            <w:sz w:val="31"/>
            <w:szCs w:val="31"/>
          </w:rPr>
          <w:t>வானுடன்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கடல்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கலந்துவிட்டது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. </w:t>
        </w:r>
        <w:r>
          <w:rPr>
            <w:rFonts w:ascii="Latha" w:hAnsi="Latha" w:cs="Latha"/>
            <w:color w:val="3A3A3A"/>
            <w:sz w:val="31"/>
            <w:szCs w:val="31"/>
          </w:rPr>
          <w:t>மழை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தெரியவில்லை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. </w:t>
        </w:r>
        <w:r>
          <w:rPr>
            <w:rFonts w:ascii="Latha" w:hAnsi="Latha" w:cs="Latha"/>
            <w:color w:val="3A3A3A"/>
            <w:sz w:val="31"/>
            <w:szCs w:val="31"/>
          </w:rPr>
          <w:t>கடல்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வெறிக்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கூத்தாட்டத்தால்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தொங்கான்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மூழ்கி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சிப்பங்கள்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கடலில்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நீந்துகின்றன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. </w:t>
        </w:r>
        <w:r>
          <w:rPr>
            <w:rFonts w:ascii="Latha" w:hAnsi="Latha" w:cs="Latha"/>
            <w:color w:val="3A3A3A"/>
            <w:sz w:val="31"/>
            <w:szCs w:val="31"/>
          </w:rPr>
          <w:t>வானம்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, </w:t>
        </w:r>
        <w:r>
          <w:rPr>
            <w:rFonts w:ascii="Latha" w:hAnsi="Latha" w:cs="Latha"/>
            <w:color w:val="3A3A3A"/>
            <w:sz w:val="31"/>
            <w:szCs w:val="31"/>
          </w:rPr>
          <w:t>கடல்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, </w:t>
        </w:r>
        <w:r>
          <w:rPr>
            <w:rFonts w:ascii="Latha" w:hAnsi="Latha" w:cs="Latha"/>
            <w:color w:val="3A3A3A"/>
            <w:sz w:val="31"/>
            <w:szCs w:val="31"/>
          </w:rPr>
          <w:t>காற்று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, </w:t>
        </w:r>
        <w:r>
          <w:rPr>
            <w:rFonts w:ascii="Latha" w:hAnsi="Latha" w:cs="Latha"/>
            <w:color w:val="3A3A3A"/>
            <w:sz w:val="31"/>
            <w:szCs w:val="31"/>
          </w:rPr>
          <w:t>மழை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ஒன்று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சேர்ந்து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கூக்குரலிட்டது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. </w:t>
        </w:r>
        <w:r>
          <w:rPr>
            <w:rFonts w:ascii="Latha" w:hAnsi="Latha" w:cs="Latha"/>
            <w:color w:val="3A3A3A"/>
            <w:sz w:val="31"/>
            <w:szCs w:val="31"/>
          </w:rPr>
          <w:t>வானம்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பிளந்து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நெருப்பைக்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கக்கியது</w:t>
        </w:r>
        <w:r>
          <w:rPr>
            <w:rFonts w:ascii="Segoe UI" w:hAnsi="Segoe UI" w:cs="Segoe UI"/>
            <w:color w:val="3A3A3A"/>
            <w:sz w:val="31"/>
            <w:szCs w:val="31"/>
          </w:rPr>
          <w:t>.</w:t>
        </w:r>
      </w:ins>
    </w:p>
    <w:p w:rsidR="00A636C3" w:rsidRDefault="00A636C3" w:rsidP="00A636C3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2" w:author="Unknown"/>
          <w:rFonts w:ascii="Segoe UI" w:hAnsi="Segoe UI" w:cs="Segoe UI"/>
          <w:color w:val="3A3A3A"/>
          <w:sz w:val="31"/>
          <w:szCs w:val="31"/>
        </w:rPr>
      </w:pPr>
      <w:ins w:id="3" w:author="Unknown">
        <w:r>
          <w:rPr>
            <w:rFonts w:ascii="Latha" w:hAnsi="Latha" w:cs="Latha"/>
            <w:color w:val="3A3A3A"/>
            <w:sz w:val="31"/>
            <w:szCs w:val="31"/>
          </w:rPr>
          <w:t>அடுக்குத்தொடர்</w:t>
        </w:r>
        <w:r>
          <w:rPr>
            <w:rFonts w:ascii="Segoe UI" w:hAnsi="Segoe UI" w:cs="Segoe UI"/>
            <w:color w:val="3A3A3A"/>
            <w:sz w:val="31"/>
            <w:szCs w:val="31"/>
          </w:rPr>
          <w:t>:</w:t>
        </w:r>
        <w:r>
          <w:rPr>
            <w:rFonts w:ascii="Segoe UI" w:hAnsi="Segoe UI" w:cs="Segoe UI"/>
            <w:color w:val="3A3A3A"/>
            <w:sz w:val="31"/>
            <w:szCs w:val="31"/>
          </w:rPr>
          <w:br/>
        </w:r>
        <w:r>
          <w:rPr>
            <w:rFonts w:ascii="Latha" w:hAnsi="Latha" w:cs="Latha"/>
            <w:color w:val="3A3A3A"/>
            <w:sz w:val="31"/>
            <w:szCs w:val="31"/>
          </w:rPr>
          <w:t>தொங்கான்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நடுநடுங்கித்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தாவிதாவிகுதிகுதித்தது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. </w:t>
        </w:r>
        <w:r>
          <w:rPr>
            <w:rFonts w:ascii="Latha" w:hAnsi="Latha" w:cs="Latha"/>
            <w:color w:val="3A3A3A"/>
            <w:sz w:val="31"/>
            <w:szCs w:val="31"/>
          </w:rPr>
          <w:t>பிறகு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தொங்கான்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குதித்து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விழுந்து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நொறுநொறு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என்று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நொறுங்கியது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. </w:t>
        </w:r>
        <w:r>
          <w:rPr>
            <w:rFonts w:ascii="Latha" w:hAnsi="Latha" w:cs="Latha"/>
            <w:color w:val="3A3A3A"/>
            <w:sz w:val="31"/>
            <w:szCs w:val="31"/>
          </w:rPr>
          <w:t>சுழன்று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கிறுகிறுத்துக்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கூத்தாடியது</w:t>
        </w:r>
        <w:r>
          <w:rPr>
            <w:rFonts w:ascii="Segoe UI" w:hAnsi="Segoe UI" w:cs="Segoe UI"/>
            <w:color w:val="3A3A3A"/>
            <w:sz w:val="31"/>
            <w:szCs w:val="31"/>
          </w:rPr>
          <w:t>.</w:t>
        </w:r>
      </w:ins>
    </w:p>
    <w:p w:rsidR="00A636C3" w:rsidRDefault="00A636C3" w:rsidP="00A636C3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4" w:author="Unknown"/>
          <w:rFonts w:ascii="Segoe UI" w:hAnsi="Segoe UI" w:cs="Segoe UI"/>
          <w:color w:val="3A3A3A"/>
          <w:sz w:val="31"/>
          <w:szCs w:val="31"/>
        </w:rPr>
      </w:pPr>
      <w:ins w:id="5" w:author="Unknown">
        <w:r>
          <w:rPr>
            <w:rFonts w:ascii="Latha" w:hAnsi="Latha" w:cs="Latha"/>
            <w:color w:val="3A3A3A"/>
            <w:sz w:val="31"/>
            <w:szCs w:val="31"/>
          </w:rPr>
          <w:t>ஒலிக்குறிப்பு</w:t>
        </w:r>
        <w:r>
          <w:rPr>
            <w:rFonts w:ascii="Segoe UI" w:hAnsi="Segoe UI" w:cs="Segoe UI"/>
            <w:color w:val="3A3A3A"/>
            <w:sz w:val="31"/>
            <w:szCs w:val="31"/>
          </w:rPr>
          <w:t>:</w:t>
        </w:r>
        <w:r>
          <w:rPr>
            <w:rFonts w:ascii="Segoe UI" w:hAnsi="Segoe UI" w:cs="Segoe UI"/>
            <w:color w:val="3A3A3A"/>
            <w:sz w:val="31"/>
            <w:szCs w:val="31"/>
          </w:rPr>
          <w:br/>
        </w:r>
        <w:r>
          <w:rPr>
            <w:rFonts w:ascii="Latha" w:hAnsi="Latha" w:cs="Latha"/>
            <w:color w:val="3A3A3A"/>
            <w:sz w:val="31"/>
            <w:szCs w:val="31"/>
          </w:rPr>
          <w:t>தொங்கான்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தாவி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விழுந்தது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, </w:t>
        </w:r>
        <w:r>
          <w:rPr>
            <w:rFonts w:ascii="Latha" w:hAnsi="Latha" w:cs="Latha"/>
            <w:color w:val="3A3A3A"/>
            <w:sz w:val="31"/>
            <w:szCs w:val="31"/>
          </w:rPr>
          <w:t>சுழல்கின்றது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. </w:t>
        </w:r>
        <w:r>
          <w:rPr>
            <w:rFonts w:ascii="Latha" w:hAnsi="Latha" w:cs="Latha"/>
            <w:color w:val="3A3A3A"/>
            <w:sz w:val="31"/>
            <w:szCs w:val="31"/>
          </w:rPr>
          <w:t>கடலில்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சிலுசிலு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மரமரப்பு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நொய்ங்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புய்வ்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, </w:t>
        </w:r>
        <w:r>
          <w:rPr>
            <w:rFonts w:ascii="Latha" w:hAnsi="Latha" w:cs="Latha"/>
            <w:color w:val="3A3A3A"/>
            <w:sz w:val="31"/>
            <w:szCs w:val="31"/>
          </w:rPr>
          <w:t>நொய்ங்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, </w:t>
        </w:r>
        <w:r>
          <w:rPr>
            <w:rFonts w:ascii="Latha" w:hAnsi="Latha" w:cs="Latha"/>
            <w:color w:val="3A3A3A"/>
            <w:sz w:val="31"/>
            <w:szCs w:val="31"/>
          </w:rPr>
          <w:t>புய்ங்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என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இடி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lastRenderedPageBreak/>
          <w:t>முழக்கம்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செய்ய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சீனப்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பிசாசுகள்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தாவி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வீசுகின்றன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. </w:t>
        </w:r>
        <w:r>
          <w:rPr>
            <w:rFonts w:ascii="Latha" w:hAnsi="Latha" w:cs="Latha"/>
            <w:color w:val="3A3A3A"/>
            <w:sz w:val="31"/>
            <w:szCs w:val="31"/>
          </w:rPr>
          <w:t>பகல்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இரவாகி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உப்புக்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காற்று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உடலை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வருடியது</w:t>
        </w:r>
        <w:r>
          <w:rPr>
            <w:rFonts w:ascii="Segoe UI" w:hAnsi="Segoe UI" w:cs="Segoe UI"/>
            <w:color w:val="3A3A3A"/>
            <w:sz w:val="31"/>
            <w:szCs w:val="31"/>
          </w:rPr>
          <w:t>.</w:t>
        </w:r>
      </w:ins>
    </w:p>
    <w:p w:rsidR="00A636C3" w:rsidRDefault="00A636C3" w:rsidP="00A636C3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ins w:id="6" w:author="Unknown"/>
          <w:rFonts w:ascii="Segoe UI" w:hAnsi="Segoe UI" w:cs="Segoe UI"/>
          <w:color w:val="3A3A3A"/>
          <w:sz w:val="31"/>
          <w:szCs w:val="31"/>
        </w:rPr>
      </w:pPr>
      <w:ins w:id="7" w:author="Unknown">
        <w:r>
          <w:rPr>
            <w:rFonts w:ascii="Latha" w:hAnsi="Latha" w:cs="Latha"/>
            <w:color w:val="3A3A3A"/>
            <w:sz w:val="31"/>
            <w:szCs w:val="31"/>
          </w:rPr>
          <w:t>முடிவுரை</w:t>
        </w:r>
        <w:r>
          <w:rPr>
            <w:rFonts w:ascii="Segoe UI" w:hAnsi="Segoe UI" w:cs="Segoe UI"/>
            <w:color w:val="3A3A3A"/>
            <w:sz w:val="31"/>
            <w:szCs w:val="31"/>
          </w:rPr>
          <w:t>:</w:t>
        </w:r>
        <w:r>
          <w:rPr>
            <w:rFonts w:ascii="Segoe UI" w:hAnsi="Segoe UI" w:cs="Segoe UI"/>
            <w:color w:val="3A3A3A"/>
            <w:sz w:val="31"/>
            <w:szCs w:val="31"/>
          </w:rPr>
          <w:br/>
        </w:r>
        <w:r>
          <w:rPr>
            <w:rFonts w:ascii="Latha" w:hAnsi="Latha" w:cs="Latha"/>
            <w:color w:val="3A3A3A"/>
            <w:sz w:val="31"/>
            <w:szCs w:val="31"/>
          </w:rPr>
          <w:t>புயலுக்குப்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பின்னால்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ஐந்தாம்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நாள்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கரை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தென்பட்டது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. </w:t>
        </w:r>
        <w:r>
          <w:rPr>
            <w:rFonts w:ascii="Latha" w:hAnsi="Latha" w:cs="Latha"/>
            <w:color w:val="3A3A3A"/>
            <w:sz w:val="31"/>
            <w:szCs w:val="31"/>
          </w:rPr>
          <w:t>அடுத்தநாள்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முற்பகல்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பினாங்கு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துறைமுகத்தை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அணுகினார்கள்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. </w:t>
        </w:r>
        <w:r>
          <w:rPr>
            <w:rFonts w:ascii="Latha" w:hAnsi="Latha" w:cs="Latha"/>
            <w:color w:val="3A3A3A"/>
            <w:sz w:val="31"/>
            <w:szCs w:val="31"/>
          </w:rPr>
          <w:t>பிலவானிலிருந்து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சுமத்ராவரை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புயல்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இப்படிப்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பயமுறுத்தியது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. </w:t>
        </w:r>
        <w:r>
          <w:rPr>
            <w:rFonts w:ascii="Latha" w:hAnsi="Latha" w:cs="Latha"/>
            <w:color w:val="3A3A3A"/>
            <w:sz w:val="31"/>
            <w:szCs w:val="31"/>
          </w:rPr>
          <w:t>இத்தகைய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வருணனையோடு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புயலில்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தோணிபடும்பாட்டை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அழகாய்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’ </w:t>
        </w:r>
        <w:r>
          <w:rPr>
            <w:rFonts w:ascii="Latha" w:hAnsi="Latha" w:cs="Latha"/>
            <w:color w:val="3A3A3A"/>
            <w:sz w:val="31"/>
            <w:szCs w:val="31"/>
          </w:rPr>
          <w:t>விவரிக்கின்றார்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 </w:t>
        </w:r>
        <w:r>
          <w:rPr>
            <w:rFonts w:ascii="Latha" w:hAnsi="Latha" w:cs="Latha"/>
            <w:color w:val="3A3A3A"/>
            <w:sz w:val="31"/>
            <w:szCs w:val="31"/>
          </w:rPr>
          <w:t>பா</w:t>
        </w:r>
        <w:r>
          <w:rPr>
            <w:rFonts w:ascii="Segoe UI" w:hAnsi="Segoe UI" w:cs="Segoe UI"/>
            <w:color w:val="3A3A3A"/>
            <w:sz w:val="31"/>
            <w:szCs w:val="31"/>
          </w:rPr>
          <w:t xml:space="preserve">. </w:t>
        </w:r>
        <w:r>
          <w:rPr>
            <w:rFonts w:ascii="Latha" w:hAnsi="Latha" w:cs="Latha"/>
            <w:color w:val="3A3A3A"/>
            <w:sz w:val="31"/>
            <w:szCs w:val="31"/>
          </w:rPr>
          <w:t>சிங்காரம்</w:t>
        </w:r>
        <w:r>
          <w:rPr>
            <w:rFonts w:ascii="Segoe UI" w:hAnsi="Segoe UI" w:cs="Segoe UI"/>
            <w:color w:val="3A3A3A"/>
            <w:sz w:val="31"/>
            <w:szCs w:val="31"/>
          </w:rPr>
          <w:t>.</w:t>
        </w:r>
      </w:ins>
    </w:p>
    <w:p w:rsidR="00A636C3" w:rsidRDefault="00A636C3" w:rsidP="003F0686">
      <w:pPr>
        <w:rPr>
          <w:rFonts w:ascii="Bamini" w:hAnsi="Bamini"/>
          <w:sz w:val="24"/>
          <w:szCs w:val="24"/>
          <w:lang w:val="en-IN"/>
        </w:rPr>
      </w:pPr>
    </w:p>
    <w:p w:rsidR="003F0686" w:rsidRDefault="003F0686" w:rsidP="003F0686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&lt;) kdg;ghlg; ghliy mbkhwhky; vOJf.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 xml:space="preserve">1 </w:t>
      </w:r>
      <w:r>
        <w:rPr>
          <w:b/>
          <w:sz w:val="24"/>
          <w:szCs w:val="24"/>
          <w:lang w:val="en-IN"/>
        </w:rPr>
        <w:t>X 5 =5</w:t>
      </w:r>
      <w:r>
        <w:rPr>
          <w:rFonts w:ascii="Bamini" w:hAnsi="Bamini"/>
          <w:b/>
          <w:sz w:val="24"/>
          <w:szCs w:val="24"/>
          <w:lang w:val="en-IN"/>
        </w:rPr>
        <w:t xml:space="preserve"> </w:t>
      </w:r>
    </w:p>
    <w:p w:rsidR="003F0686" w:rsidRDefault="003F0686" w:rsidP="003F0686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1</w:t>
      </w:r>
      <w:r>
        <w:rPr>
          <w:rFonts w:ascii="Bamini" w:hAnsi="Bamini"/>
          <w:sz w:val="24"/>
          <w:szCs w:val="24"/>
          <w:lang w:val="en-IN"/>
        </w:rPr>
        <w:t>4. rpWjhk;G-------- vdj; njhlq;Fk; Ky;iyg;ghl;Lg; ghliy vOJf.</w:t>
      </w:r>
    </w:p>
    <w:p w:rsidR="00A636C3" w:rsidRDefault="00A636C3" w:rsidP="003F0686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ab/>
        <w:t>rpWjhk;G njhLj;j griyf; fd;wpd;</w:t>
      </w:r>
    </w:p>
    <w:p w:rsidR="00A636C3" w:rsidRDefault="00A636C3" w:rsidP="003F0686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ab/>
        <w:t>cWJaH mykuy; Nehf;fp&gt; Ma;kfs;</w:t>
      </w:r>
    </w:p>
    <w:p w:rsidR="00A636C3" w:rsidRDefault="00A636C3" w:rsidP="003F0686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ab/>
        <w:t xml:space="preserve">eLq;F Rty; mirj;j ifas;&gt; </w:t>
      </w:r>
      <w:r>
        <w:rPr>
          <w:rFonts w:ascii="Arial" w:hAnsi="Arial" w:cs="Arial"/>
          <w:b/>
          <w:sz w:val="24"/>
          <w:szCs w:val="24"/>
          <w:lang w:val="en-IN"/>
        </w:rPr>
        <w:t>“</w:t>
      </w:r>
      <w:r>
        <w:rPr>
          <w:rFonts w:ascii="Bamini" w:hAnsi="Bamini"/>
          <w:b/>
          <w:sz w:val="24"/>
          <w:szCs w:val="24"/>
          <w:lang w:val="en-IN"/>
        </w:rPr>
        <w:t>ifa</w:t>
      </w:r>
    </w:p>
    <w:p w:rsidR="00A636C3" w:rsidRDefault="00A636C3" w:rsidP="003F0686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ab/>
        <w:t>nfhLq;Nfhw; NfhtyH gpd;epd;W ca;j;ju</w:t>
      </w:r>
    </w:p>
    <w:p w:rsidR="00A636C3" w:rsidRDefault="00A636C3" w:rsidP="003F0686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ab/>
        <w:t>,d;Nd tUFtH jhaH</w:t>
      </w:r>
      <w:r>
        <w:rPr>
          <w:rFonts w:ascii="Arial" w:hAnsi="Arial" w:cs="Arial"/>
          <w:b/>
          <w:sz w:val="24"/>
          <w:szCs w:val="24"/>
          <w:lang w:val="en-IN"/>
        </w:rPr>
        <w:t>”</w:t>
      </w:r>
      <w:r>
        <w:rPr>
          <w:rFonts w:ascii="Bamini" w:hAnsi="Bamini"/>
          <w:b/>
          <w:sz w:val="24"/>
          <w:szCs w:val="24"/>
          <w:lang w:val="en-IN"/>
        </w:rPr>
        <w:t xml:space="preserve"> vd;Nghs;</w:t>
      </w:r>
    </w:p>
    <w:p w:rsidR="00A636C3" w:rsidRDefault="00A636C3" w:rsidP="003F0686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ab/>
        <w:t>ed;dH ed;nkhop Nfl;ldk;.</w:t>
      </w:r>
    </w:p>
    <w:p w:rsidR="003F0686" w:rsidRDefault="003F0686" w:rsidP="003F0686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c) </w:t>
      </w:r>
      <w:r>
        <w:rPr>
          <w:rFonts w:ascii="Bamini" w:hAnsi="Bamini"/>
          <w:sz w:val="24"/>
          <w:szCs w:val="24"/>
          <w:lang w:val="en-IN"/>
        </w:rPr>
        <w:t>15. fPo;f;fhZk; tpz;zg;gg; gbtj;ij epug;Gf.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 xml:space="preserve">1 </w:t>
      </w:r>
      <w:r>
        <w:rPr>
          <w:b/>
          <w:sz w:val="24"/>
          <w:szCs w:val="24"/>
          <w:lang w:val="en-IN"/>
        </w:rPr>
        <w:t>X 10 =</w:t>
      </w:r>
      <w:r>
        <w:rPr>
          <w:rFonts w:ascii="Bamini" w:hAnsi="Bamini"/>
          <w:b/>
          <w:sz w:val="24"/>
          <w:szCs w:val="24"/>
          <w:lang w:val="en-IN"/>
        </w:rPr>
        <w:t xml:space="preserve"> 10</w:t>
      </w:r>
    </w:p>
    <w:p w:rsidR="003F0686" w:rsidRDefault="00FB159F" w:rsidP="003F0686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nrhe;j eil.</w:t>
      </w:r>
    </w:p>
    <w:p w:rsidR="003F0686" w:rsidRDefault="003F0686" w:rsidP="003F0686">
      <w:pPr>
        <w:rPr>
          <w:rFonts w:ascii="Bamini" w:hAnsi="Bamini"/>
          <w:sz w:val="24"/>
          <w:szCs w:val="24"/>
          <w:lang w:val="en-IN"/>
        </w:rPr>
      </w:pPr>
    </w:p>
    <w:p w:rsidR="000F4C7F" w:rsidRDefault="000F4C7F"/>
    <w:sectPr w:rsidR="000F4C7F" w:rsidSect="000F4C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mini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11ABD"/>
    <w:multiLevelType w:val="multilevel"/>
    <w:tmpl w:val="E08C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4C64274"/>
    <w:multiLevelType w:val="multilevel"/>
    <w:tmpl w:val="43EC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59F5C23"/>
    <w:multiLevelType w:val="multilevel"/>
    <w:tmpl w:val="D058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A08019B"/>
    <w:multiLevelType w:val="multilevel"/>
    <w:tmpl w:val="6D18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A3815C1"/>
    <w:multiLevelType w:val="hybridMultilevel"/>
    <w:tmpl w:val="A9E896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3645FED"/>
    <w:multiLevelType w:val="multilevel"/>
    <w:tmpl w:val="AAD2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47567CE"/>
    <w:multiLevelType w:val="multilevel"/>
    <w:tmpl w:val="2612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8615DE1"/>
    <w:multiLevelType w:val="multilevel"/>
    <w:tmpl w:val="8E1A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5B22C01"/>
    <w:multiLevelType w:val="multilevel"/>
    <w:tmpl w:val="D20C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EA208CE"/>
    <w:multiLevelType w:val="multilevel"/>
    <w:tmpl w:val="0AB0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6"/>
  </w:num>
  <w:num w:numId="9">
    <w:abstractNumId w:val="7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efaultTabStop w:val="720"/>
  <w:characterSpacingControl w:val="doNotCompress"/>
  <w:compat/>
  <w:rsids>
    <w:rsidRoot w:val="003F0686"/>
    <w:rsid w:val="000F4C7F"/>
    <w:rsid w:val="003F0686"/>
    <w:rsid w:val="00A636C3"/>
    <w:rsid w:val="00FB15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6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0686"/>
    <w:pPr>
      <w:ind w:left="720"/>
      <w:contextualSpacing/>
    </w:pPr>
  </w:style>
  <w:style w:type="table" w:styleId="TableGrid">
    <w:name w:val="Table Grid"/>
    <w:basedOn w:val="TableNormal"/>
    <w:uiPriority w:val="59"/>
    <w:rsid w:val="003F068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F0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06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06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99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1102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7370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 Edition</dc:creator>
  <cp:keywords/>
  <dc:description/>
  <cp:lastModifiedBy>Corporate Edition</cp:lastModifiedBy>
  <cp:revision>4</cp:revision>
  <dcterms:created xsi:type="dcterms:W3CDTF">2021-01-02T13:32:00Z</dcterms:created>
  <dcterms:modified xsi:type="dcterms:W3CDTF">2021-01-02T13:54:00Z</dcterms:modified>
</cp:coreProperties>
</file>